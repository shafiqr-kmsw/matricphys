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6626" w14:textId="77777777" w:rsidR="002609A7" w:rsidRDefault="00D34159">
      <w:pPr>
        <w:jc w:val="right"/>
        <w:rPr>
          <w:rFonts w:ascii="Montserrat" w:eastAsia="Montserrat" w:hAnsi="Montserrat" w:cs="Montserrat"/>
          <w:sz w:val="28"/>
          <w:szCs w:val="28"/>
        </w:rPr>
      </w:pPr>
      <w:ins w:id="0" w:author="SHEENA SIVAKANESAN KPM-Guru" w:date="2026-02-04T08:30:00Z">
        <w:r>
          <w:rPr>
            <w:rFonts w:ascii="Montserrat" w:eastAsia="Montserrat" w:hAnsi="Montserrat" w:cs="Montserrat"/>
            <w:sz w:val="28"/>
            <w:szCs w:val="28"/>
            <w:rPrChange w:id="1" w:author="SHEENA SIVAKANESAN KPM-Guru" w:date="2026-02-04T08:30:00Z">
              <w:rPr/>
            </w:rPrChange>
          </w:rPr>
          <w:tab/>
        </w:r>
      </w:ins>
    </w:p>
    <w:p w14:paraId="5B0CB5E4" w14:textId="77777777" w:rsidR="002609A7" w:rsidRDefault="00D34159">
      <w:pPr>
        <w:jc w:val="center"/>
        <w:rPr>
          <w:rFonts w:ascii="Montserrat" w:eastAsia="Montserrat" w:hAnsi="Montserrat" w:cs="Montserrat"/>
          <w:b/>
          <w:bCs/>
          <w:color w:val="002060"/>
          <w:sz w:val="28"/>
          <w:szCs w:val="28"/>
          <w:highlight w:val="yellow"/>
        </w:rPr>
      </w:pPr>
      <w:r>
        <w:rPr>
          <w:rFonts w:ascii="Montserrat" w:eastAsia="Montserrat" w:hAnsi="Montserrat" w:cs="Montserrat"/>
          <w:b/>
          <w:bCs/>
          <w:color w:val="002060"/>
          <w:sz w:val="28"/>
          <w:szCs w:val="28"/>
        </w:rPr>
        <w:t xml:space="preserve">Kanvas Model </w:t>
      </w:r>
      <w:proofErr w:type="spellStart"/>
      <w:r>
        <w:rPr>
          <w:rFonts w:ascii="Montserrat" w:eastAsia="Montserrat" w:hAnsi="Montserrat" w:cs="Montserrat"/>
          <w:b/>
          <w:bCs/>
          <w:color w:val="002060"/>
          <w:sz w:val="28"/>
          <w:szCs w:val="28"/>
        </w:rPr>
        <w:t>Transformasi</w:t>
      </w:r>
      <w:proofErr w:type="spellEnd"/>
      <w:r>
        <w:rPr>
          <w:rFonts w:ascii="Montserrat" w:eastAsia="Montserrat" w:hAnsi="Montserrat" w:cs="Montserrat"/>
          <w:b/>
          <w:bCs/>
          <w:color w:val="002060"/>
          <w:sz w:val="28"/>
          <w:szCs w:val="28"/>
        </w:rPr>
        <w:t xml:space="preserve"> </w:t>
      </w:r>
      <w:proofErr w:type="spellStart"/>
      <w:r>
        <w:rPr>
          <w:rFonts w:ascii="Montserrat" w:eastAsia="Montserrat" w:hAnsi="Montserrat" w:cs="Montserrat"/>
          <w:b/>
          <w:bCs/>
          <w:color w:val="002060"/>
          <w:sz w:val="28"/>
          <w:szCs w:val="28"/>
        </w:rPr>
        <w:t>Sekolah</w:t>
      </w:r>
      <w:proofErr w:type="spellEnd"/>
      <w:r>
        <w:rPr>
          <w:rFonts w:ascii="Montserrat" w:eastAsia="Montserrat" w:hAnsi="Montserrat" w:cs="Montserrat"/>
          <w:b/>
          <w:bCs/>
          <w:color w:val="002060"/>
          <w:sz w:val="28"/>
          <w:szCs w:val="28"/>
        </w:rPr>
        <w:t xml:space="preserve"> (KMTS) </w:t>
      </w:r>
    </w:p>
    <w:p w14:paraId="11AACFDC" w14:textId="77777777" w:rsidR="002609A7" w:rsidRDefault="002609A7">
      <w:pPr>
        <w:rPr>
          <w:rFonts w:ascii="Montserrat" w:eastAsia="Montserrat" w:hAnsi="Montserrat" w:cs="Montserrat"/>
          <w:b/>
          <w:bCs/>
          <w:color w:val="002060"/>
          <w:sz w:val="28"/>
          <w:szCs w:val="28"/>
        </w:rPr>
      </w:pPr>
    </w:p>
    <w:p w14:paraId="60F4F134" w14:textId="77777777" w:rsidR="002609A7" w:rsidRDefault="00D34159">
      <w:pPr>
        <w:rPr>
          <w:rFonts w:ascii="Atkinson Hyperlegible" w:eastAsia="Atkinson Hyperlegible" w:hAnsi="Atkinson Hyperlegible" w:cs="Atkinson Hyperlegible"/>
          <w:sz w:val="26"/>
          <w:szCs w:val="26"/>
        </w:rPr>
      </w:pPr>
      <w:r>
        <w:rPr>
          <w:rFonts w:ascii="Atkinson Hyperlegible" w:eastAsia="Atkinson Hyperlegible" w:hAnsi="Atkinson Hyperlegible" w:cs="Atkinson Hyperlegible"/>
          <w:sz w:val="26"/>
          <w:szCs w:val="26"/>
        </w:rPr>
        <w:t xml:space="preserve">Kanvas Model </w:t>
      </w:r>
      <w:proofErr w:type="spellStart"/>
      <w:r>
        <w:rPr>
          <w:rFonts w:ascii="Atkinson Hyperlegible" w:eastAsia="Atkinson Hyperlegible" w:hAnsi="Atkinson Hyperlegible" w:cs="Atkinson Hyperlegible"/>
          <w:sz w:val="26"/>
          <w:szCs w:val="26"/>
        </w:rPr>
        <w:t>Transformasi</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Sekolah</w:t>
      </w:r>
      <w:proofErr w:type="spellEnd"/>
      <w:r>
        <w:rPr>
          <w:rFonts w:ascii="Atkinson Hyperlegible" w:eastAsia="Atkinson Hyperlegible" w:hAnsi="Atkinson Hyperlegible" w:cs="Atkinson Hyperlegible"/>
          <w:sz w:val="26"/>
          <w:szCs w:val="26"/>
        </w:rPr>
        <w:t xml:space="preserve"> (KMTS) </w:t>
      </w:r>
      <w:proofErr w:type="spellStart"/>
      <w:r>
        <w:rPr>
          <w:rFonts w:ascii="Atkinson Hyperlegible" w:eastAsia="Atkinson Hyperlegible" w:hAnsi="Atkinson Hyperlegible" w:cs="Atkinson Hyperlegible"/>
          <w:sz w:val="26"/>
          <w:szCs w:val="26"/>
        </w:rPr>
        <w:t>bertujuan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untuk</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membolehkan</w:t>
      </w:r>
      <w:proofErr w:type="spellEnd"/>
      <w:r>
        <w:rPr>
          <w:rFonts w:ascii="Atkinson Hyperlegible" w:eastAsia="Atkinson Hyperlegible" w:hAnsi="Atkinson Hyperlegible" w:cs="Atkinson Hyperlegible"/>
          <w:sz w:val="26"/>
          <w:szCs w:val="26"/>
        </w:rPr>
        <w:t xml:space="preserve"> para </w:t>
      </w:r>
      <w:proofErr w:type="spellStart"/>
      <w:r>
        <w:rPr>
          <w:rFonts w:ascii="Atkinson Hyperlegible" w:eastAsia="Atkinson Hyperlegible" w:hAnsi="Atkinson Hyperlegible" w:cs="Atkinson Hyperlegible"/>
          <w:sz w:val="26"/>
          <w:szCs w:val="26"/>
        </w:rPr>
        <w:t>pemimpin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pendidikan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merancang</w:t>
      </w:r>
      <w:proofErr w:type="spellEnd"/>
      <w:r>
        <w:rPr>
          <w:rFonts w:ascii="Atkinson Hyperlegible" w:eastAsia="Atkinson Hyperlegible" w:hAnsi="Atkinson Hyperlegible" w:cs="Atkinson Hyperlegible"/>
          <w:sz w:val="26"/>
          <w:szCs w:val="26"/>
        </w:rPr>
        <w:t xml:space="preserve"> dan </w:t>
      </w:r>
      <w:proofErr w:type="spellStart"/>
      <w:r>
        <w:rPr>
          <w:rFonts w:ascii="Atkinson Hyperlegible" w:eastAsia="Atkinson Hyperlegible" w:hAnsi="Atkinson Hyperlegible" w:cs="Atkinson Hyperlegible"/>
          <w:sz w:val="26"/>
          <w:szCs w:val="26"/>
        </w:rPr>
        <w:t>melaksanakan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inisiatif</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penambahbaikan</w:t>
      </w:r>
      <w:proofErr w:type="spellEnd"/>
      <w:r>
        <w:rPr>
          <w:rFonts w:ascii="Atkinson Hyperlegible" w:eastAsia="Atkinson Hyperlegible" w:hAnsi="Atkinson Hyperlegible" w:cs="Atkinson Hyperlegible"/>
          <w:sz w:val="26"/>
          <w:szCs w:val="26"/>
        </w:rPr>
        <w:t xml:space="preserve"> di </w:t>
      </w:r>
      <w:proofErr w:type="spellStart"/>
      <w:r>
        <w:rPr>
          <w:rFonts w:ascii="Atkinson Hyperlegible" w:eastAsia="Atkinson Hyperlegible" w:hAnsi="Atkinson Hyperlegible" w:cs="Atkinson Hyperlegible"/>
          <w:sz w:val="26"/>
          <w:szCs w:val="26"/>
        </w:rPr>
        <w:t>sekolah</w:t>
      </w:r>
      <w:proofErr w:type="spellEnd"/>
      <w:r>
        <w:rPr>
          <w:rFonts w:ascii="Atkinson Hyperlegible" w:eastAsia="Atkinson Hyperlegible" w:hAnsi="Atkinson Hyperlegible" w:cs="Atkinson Hyperlegible"/>
          <w:sz w:val="26"/>
          <w:szCs w:val="26"/>
        </w:rPr>
        <w:t xml:space="preserve"> masing-masing. KMTS </w:t>
      </w:r>
      <w:proofErr w:type="spellStart"/>
      <w:r>
        <w:rPr>
          <w:rFonts w:ascii="Atkinson Hyperlegible" w:eastAsia="Atkinson Hyperlegible" w:hAnsi="Atkinson Hyperlegible" w:cs="Atkinson Hyperlegible"/>
          <w:sz w:val="26"/>
          <w:szCs w:val="26"/>
        </w:rPr>
        <w:t>berasaskan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kerangka</w:t>
      </w:r>
      <w:proofErr w:type="spellEnd"/>
      <w:r>
        <w:rPr>
          <w:rFonts w:ascii="Atkinson Hyperlegible" w:eastAsia="Atkinson Hyperlegible" w:hAnsi="Atkinson Hyperlegible" w:cs="Atkinson Hyperlegible"/>
          <w:sz w:val="26"/>
          <w:szCs w:val="26"/>
        </w:rPr>
        <w:t xml:space="preserve"> FACES </w:t>
      </w:r>
      <w:proofErr w:type="spellStart"/>
      <w:r>
        <w:rPr>
          <w:rFonts w:ascii="Atkinson Hyperlegible" w:eastAsia="Atkinson Hyperlegible" w:hAnsi="Atkinson Hyperlegible" w:cs="Atkinson Hyperlegible"/>
          <w:sz w:val="26"/>
          <w:szCs w:val="26"/>
        </w:rPr>
        <w:t>seperti</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ditunjukkan</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dalam</w:t>
      </w:r>
      <w:proofErr w:type="spellEnd"/>
      <w:r>
        <w:rPr>
          <w:rFonts w:ascii="Atkinson Hyperlegible" w:eastAsia="Atkinson Hyperlegible" w:hAnsi="Atkinson Hyperlegible" w:cs="Atkinson Hyperlegible"/>
          <w:sz w:val="26"/>
          <w:szCs w:val="26"/>
        </w:rPr>
        <w:t xml:space="preserve"> </w:t>
      </w:r>
      <w:proofErr w:type="spellStart"/>
      <w:r>
        <w:rPr>
          <w:rFonts w:ascii="Atkinson Hyperlegible" w:eastAsia="Atkinson Hyperlegible" w:hAnsi="Atkinson Hyperlegible" w:cs="Atkinson Hyperlegible"/>
          <w:sz w:val="26"/>
          <w:szCs w:val="26"/>
        </w:rPr>
        <w:t>gambar</w:t>
      </w:r>
      <w:proofErr w:type="spellEnd"/>
      <w:r>
        <w:rPr>
          <w:rFonts w:ascii="Atkinson Hyperlegible" w:eastAsia="Atkinson Hyperlegible" w:hAnsi="Atkinson Hyperlegible" w:cs="Atkinson Hyperlegible"/>
          <w:sz w:val="26"/>
          <w:szCs w:val="26"/>
        </w:rPr>
        <w:t xml:space="preserve"> rajah di </w:t>
      </w:r>
      <w:proofErr w:type="spellStart"/>
      <w:r>
        <w:rPr>
          <w:rFonts w:ascii="Atkinson Hyperlegible" w:eastAsia="Atkinson Hyperlegible" w:hAnsi="Atkinson Hyperlegible" w:cs="Atkinson Hyperlegible"/>
          <w:sz w:val="26"/>
          <w:szCs w:val="26"/>
        </w:rPr>
        <w:t>bawah</w:t>
      </w:r>
      <w:proofErr w:type="spellEnd"/>
      <w:r>
        <w:rPr>
          <w:rFonts w:ascii="Atkinson Hyperlegible" w:eastAsia="Atkinson Hyperlegible" w:hAnsi="Atkinson Hyperlegible" w:cs="Atkinson Hyperlegible"/>
          <w:sz w:val="26"/>
          <w:szCs w:val="26"/>
        </w:rPr>
        <w:t>:</w:t>
      </w:r>
    </w:p>
    <w:p w14:paraId="2FD64044" w14:textId="77777777" w:rsidR="002609A7" w:rsidRDefault="00D34159">
      <w:pPr>
        <w:jc w:val="center"/>
        <w:rPr>
          <w:rFonts w:ascii="Atkinson Hyperlegible" w:eastAsia="Atkinson Hyperlegible" w:hAnsi="Atkinson Hyperlegible" w:cs="Atkinson Hyperlegible"/>
          <w:sz w:val="28"/>
          <w:szCs w:val="28"/>
        </w:rPr>
      </w:pPr>
      <w:r>
        <w:rPr>
          <w:rFonts w:ascii="Atkinson Hyperlegible" w:eastAsia="Atkinson Hyperlegible" w:hAnsi="Atkinson Hyperlegible" w:cs="Atkinson Hyperlegible"/>
          <w:noProof/>
          <w:sz w:val="28"/>
          <w:szCs w:val="28"/>
        </w:rPr>
        <w:drawing>
          <wp:inline distT="114300" distB="114300" distL="114300" distR="114300" wp14:anchorId="537F273F" wp14:editId="501178F2">
            <wp:extent cx="3993262" cy="23197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93262" cy="2319738"/>
                    </a:xfrm>
                    <a:prstGeom prst="rect">
                      <a:avLst/>
                    </a:prstGeom>
                    <a:ln/>
                  </pic:spPr>
                </pic:pic>
              </a:graphicData>
            </a:graphic>
          </wp:inline>
        </w:drawing>
      </w:r>
    </w:p>
    <w:p w14:paraId="496C4B84" w14:textId="77777777" w:rsidR="002609A7" w:rsidRDefault="002609A7">
      <w:pPr>
        <w:rPr>
          <w:rFonts w:ascii="Montserrat" w:eastAsia="Montserrat" w:hAnsi="Montserrat" w:cs="Montserrat"/>
          <w:sz w:val="28"/>
          <w:szCs w:val="28"/>
        </w:rPr>
      </w:pPr>
    </w:p>
    <w:p w14:paraId="5A99E67C" w14:textId="77777777" w:rsidR="002609A7" w:rsidRDefault="00D34159">
      <w:pPr>
        <w:rPr>
          <w:rFonts w:ascii="Atkinson Hyperlegible" w:eastAsia="Atkinson Hyperlegible" w:hAnsi="Atkinson Hyperlegible" w:cs="Atkinson Hyperlegible"/>
          <w:b/>
          <w:bCs/>
          <w:sz w:val="24"/>
          <w:szCs w:val="24"/>
        </w:rPr>
      </w:pPr>
      <w:r>
        <w:rPr>
          <w:rFonts w:ascii="Atkinson Hyperlegible" w:eastAsia="Atkinson Hyperlegible" w:hAnsi="Atkinson Hyperlegible" w:cs="Atkinson Hyperlegible"/>
          <w:b/>
          <w:bCs/>
          <w:sz w:val="24"/>
          <w:szCs w:val="24"/>
        </w:rPr>
        <w:t xml:space="preserve">Panduan </w:t>
      </w:r>
      <w:proofErr w:type="spellStart"/>
      <w:r>
        <w:rPr>
          <w:rFonts w:ascii="Atkinson Hyperlegible" w:eastAsia="Atkinson Hyperlegible" w:hAnsi="Atkinson Hyperlegible" w:cs="Atkinson Hyperlegible"/>
          <w:b/>
          <w:bCs/>
          <w:sz w:val="24"/>
          <w:szCs w:val="24"/>
        </w:rPr>
        <w:t>Menggunakan</w:t>
      </w:r>
      <w:proofErr w:type="spellEnd"/>
      <w:r>
        <w:rPr>
          <w:rFonts w:ascii="Atkinson Hyperlegible" w:eastAsia="Atkinson Hyperlegible" w:hAnsi="Atkinson Hyperlegible" w:cs="Atkinson Hyperlegible"/>
          <w:b/>
          <w:bCs/>
          <w:sz w:val="24"/>
          <w:szCs w:val="24"/>
        </w:rPr>
        <w:t xml:space="preserve"> KMTS</w:t>
      </w:r>
    </w:p>
    <w:p w14:paraId="5D2C1396" w14:textId="77777777" w:rsidR="002609A7" w:rsidRDefault="00D34159">
      <w:pPr>
        <w:numPr>
          <w:ilvl w:val="0"/>
          <w:numId w:val="21"/>
        </w:numPr>
        <w:rPr>
          <w:rFonts w:ascii="Atkinson Hyperlegible" w:eastAsia="Atkinson Hyperlegible" w:hAnsi="Atkinson Hyperlegible" w:cs="Atkinson Hyperlegible"/>
          <w:sz w:val="24"/>
          <w:szCs w:val="24"/>
        </w:rPr>
      </w:pPr>
      <w:r>
        <w:rPr>
          <w:rFonts w:ascii="Atkinson Hyperlegible" w:eastAsia="Atkinson Hyperlegible" w:hAnsi="Atkinson Hyperlegible" w:cs="Atkinson Hyperlegible"/>
          <w:sz w:val="24"/>
          <w:szCs w:val="24"/>
        </w:rPr>
        <w:t>Soalan-</w:t>
      </w:r>
      <w:proofErr w:type="spellStart"/>
      <w:r>
        <w:rPr>
          <w:rFonts w:ascii="Atkinson Hyperlegible" w:eastAsia="Atkinson Hyperlegible" w:hAnsi="Atkinson Hyperlegible" w:cs="Atkinson Hyperlegible"/>
          <w:sz w:val="24"/>
          <w:szCs w:val="24"/>
        </w:rPr>
        <w:t>soalan</w:t>
      </w:r>
      <w:proofErr w:type="spellEnd"/>
      <w:r>
        <w:rPr>
          <w:rFonts w:ascii="Atkinson Hyperlegible" w:eastAsia="Atkinson Hyperlegible" w:hAnsi="Atkinson Hyperlegible" w:cs="Atkinson Hyperlegible"/>
          <w:sz w:val="24"/>
          <w:szCs w:val="24"/>
        </w:rPr>
        <w:t xml:space="preserve"> yang </w:t>
      </w:r>
      <w:proofErr w:type="spellStart"/>
      <w:r>
        <w:rPr>
          <w:rFonts w:ascii="Atkinson Hyperlegible" w:eastAsia="Atkinson Hyperlegible" w:hAnsi="Atkinson Hyperlegible" w:cs="Atkinson Hyperlegible"/>
          <w:sz w:val="24"/>
          <w:szCs w:val="24"/>
        </w:rPr>
        <w:t>disenaraikan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adalah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sekadar</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panduan</w:t>
      </w:r>
      <w:proofErr w:type="spellEnd"/>
      <w:r>
        <w:rPr>
          <w:rFonts w:ascii="Atkinson Hyperlegible" w:eastAsia="Atkinson Hyperlegible" w:hAnsi="Atkinson Hyperlegible" w:cs="Atkinson Hyperlegible"/>
          <w:sz w:val="24"/>
          <w:szCs w:val="24"/>
        </w:rPr>
        <w:t xml:space="preserve"> dan </w:t>
      </w:r>
      <w:proofErr w:type="spellStart"/>
      <w:r>
        <w:rPr>
          <w:rFonts w:ascii="Atkinson Hyperlegible" w:eastAsia="Atkinson Hyperlegible" w:hAnsi="Atkinson Hyperlegible" w:cs="Atkinson Hyperlegible"/>
          <w:sz w:val="24"/>
          <w:szCs w:val="24"/>
        </w:rPr>
        <w:t>respon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tidak</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terhad</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kepada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soalan</w:t>
      </w:r>
      <w:proofErr w:type="spellEnd"/>
      <w:r>
        <w:rPr>
          <w:rFonts w:ascii="Atkinson Hyperlegible" w:eastAsia="Atkinson Hyperlegible" w:hAnsi="Atkinson Hyperlegible" w:cs="Atkinson Hyperlegible"/>
          <w:sz w:val="24"/>
          <w:szCs w:val="24"/>
        </w:rPr>
        <w:t xml:space="preserve"> yang </w:t>
      </w:r>
      <w:proofErr w:type="spellStart"/>
      <w:r>
        <w:rPr>
          <w:rFonts w:ascii="Atkinson Hyperlegible" w:eastAsia="Atkinson Hyperlegible" w:hAnsi="Atkinson Hyperlegible" w:cs="Atkinson Hyperlegible"/>
          <w:sz w:val="24"/>
          <w:szCs w:val="24"/>
        </w:rPr>
        <w:t>tersenarai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sahaja</w:t>
      </w:r>
      <w:proofErr w:type="spellEnd"/>
      <w:r>
        <w:rPr>
          <w:rFonts w:ascii="Atkinson Hyperlegible" w:eastAsia="Atkinson Hyperlegible" w:hAnsi="Atkinson Hyperlegible" w:cs="Atkinson Hyperlegible"/>
          <w:sz w:val="24"/>
          <w:szCs w:val="24"/>
        </w:rPr>
        <w:t>.</w:t>
      </w:r>
    </w:p>
    <w:p w14:paraId="7EF85AF3" w14:textId="77777777" w:rsidR="002609A7" w:rsidRDefault="00D34159">
      <w:pPr>
        <w:numPr>
          <w:ilvl w:val="0"/>
          <w:numId w:val="21"/>
        </w:numPr>
        <w:rPr>
          <w:rFonts w:ascii="Atkinson Hyperlegible" w:eastAsia="Atkinson Hyperlegible" w:hAnsi="Atkinson Hyperlegible" w:cs="Atkinson Hyperlegible"/>
          <w:sz w:val="24"/>
          <w:szCs w:val="24"/>
        </w:rPr>
      </w:pPr>
      <w:r w:rsidRPr="00C13CEC">
        <w:rPr>
          <w:rFonts w:ascii="Atkinson Hyperlegible" w:eastAsia="Atkinson Hyperlegible" w:hAnsi="Atkinson Hyperlegible" w:cs="Atkinson Hyperlegible"/>
          <w:sz w:val="24"/>
          <w:szCs w:val="24"/>
          <w:lang w:val="fi-FI"/>
        </w:rPr>
        <w:t xml:space="preserve">Anda tidak perlu mengisi semua bahagian sekaligus. </w:t>
      </w:r>
      <w:proofErr w:type="spellStart"/>
      <w:r>
        <w:rPr>
          <w:rFonts w:ascii="Atkinson Hyperlegible" w:eastAsia="Atkinson Hyperlegible" w:hAnsi="Atkinson Hyperlegible" w:cs="Atkinson Hyperlegible"/>
          <w:sz w:val="24"/>
          <w:szCs w:val="24"/>
        </w:rPr>
        <w:t>Setiap</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bahagian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akan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diisi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apabila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kitaran</w:t>
      </w:r>
      <w:proofErr w:type="spellEnd"/>
      <w:r>
        <w:rPr>
          <w:rFonts w:ascii="Atkinson Hyperlegible" w:eastAsia="Atkinson Hyperlegible" w:hAnsi="Atkinson Hyperlegible" w:cs="Atkinson Hyperlegible"/>
          <w:sz w:val="24"/>
          <w:szCs w:val="24"/>
        </w:rPr>
        <w:t xml:space="preserve"> School Application </w:t>
      </w:r>
      <w:proofErr w:type="spellStart"/>
      <w:r>
        <w:rPr>
          <w:rFonts w:ascii="Atkinson Hyperlegible" w:eastAsia="Atkinson Hyperlegible" w:hAnsi="Atkinson Hyperlegible" w:cs="Atkinson Hyperlegible"/>
          <w:sz w:val="24"/>
          <w:szCs w:val="24"/>
        </w:rPr>
        <w:t>bagi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bahagian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tersebut</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telah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bermula</w:t>
      </w:r>
      <w:proofErr w:type="spellEnd"/>
      <w:r>
        <w:rPr>
          <w:rFonts w:ascii="Atkinson Hyperlegible" w:eastAsia="Atkinson Hyperlegible" w:hAnsi="Atkinson Hyperlegible" w:cs="Atkinson Hyperlegible"/>
          <w:sz w:val="24"/>
          <w:szCs w:val="24"/>
        </w:rPr>
        <w:t>.</w:t>
      </w:r>
    </w:p>
    <w:p w14:paraId="18C606FA" w14:textId="77777777" w:rsidR="002609A7" w:rsidRDefault="00D34159">
      <w:pPr>
        <w:numPr>
          <w:ilvl w:val="0"/>
          <w:numId w:val="21"/>
        </w:numPr>
        <w:rPr>
          <w:rFonts w:ascii="Atkinson Hyperlegible" w:eastAsia="Atkinson Hyperlegible" w:hAnsi="Atkinson Hyperlegible" w:cs="Atkinson Hyperlegible"/>
          <w:sz w:val="24"/>
          <w:szCs w:val="24"/>
        </w:rPr>
      </w:pPr>
      <w:proofErr w:type="spellStart"/>
      <w:r>
        <w:rPr>
          <w:rFonts w:ascii="Atkinson Hyperlegible" w:eastAsia="Atkinson Hyperlegible" w:hAnsi="Atkinson Hyperlegible" w:cs="Atkinson Hyperlegible"/>
          <w:sz w:val="24"/>
          <w:szCs w:val="24"/>
        </w:rPr>
        <w:t>Sekiranya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memerlukan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lebih</w:t>
      </w:r>
      <w:proofErr w:type="spellEnd"/>
      <w:r>
        <w:rPr>
          <w:rFonts w:ascii="Atkinson Hyperlegible" w:eastAsia="Atkinson Hyperlegible" w:hAnsi="Atkinson Hyperlegible" w:cs="Atkinson Hyperlegible"/>
          <w:sz w:val="24"/>
          <w:szCs w:val="24"/>
        </w:rPr>
        <w:t xml:space="preserve"> masa </w:t>
      </w:r>
      <w:proofErr w:type="spellStart"/>
      <w:r>
        <w:rPr>
          <w:rFonts w:ascii="Atkinson Hyperlegible" w:eastAsia="Atkinson Hyperlegible" w:hAnsi="Atkinson Hyperlegible" w:cs="Atkinson Hyperlegible"/>
          <w:sz w:val="24"/>
          <w:szCs w:val="24"/>
        </w:rPr>
        <w:t>atau</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pencerahan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untuk</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melengkapkan</w:t>
      </w:r>
      <w:proofErr w:type="spellEnd"/>
      <w:r>
        <w:rPr>
          <w:rFonts w:ascii="Atkinson Hyperlegible" w:eastAsia="Atkinson Hyperlegible" w:hAnsi="Atkinson Hyperlegible" w:cs="Atkinson Hyperlegible"/>
          <w:sz w:val="24"/>
          <w:szCs w:val="24"/>
        </w:rPr>
        <w:t xml:space="preserve"> mana-mana </w:t>
      </w:r>
      <w:proofErr w:type="spellStart"/>
      <w:r>
        <w:rPr>
          <w:rFonts w:ascii="Atkinson Hyperlegible" w:eastAsia="Atkinson Hyperlegible" w:hAnsi="Atkinson Hyperlegible" w:cs="Atkinson Hyperlegible"/>
          <w:sz w:val="24"/>
          <w:szCs w:val="24"/>
        </w:rPr>
        <w:t>bahagian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berdasarkan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kitaran</w:t>
      </w:r>
      <w:proofErr w:type="spellEnd"/>
      <w:r>
        <w:rPr>
          <w:rFonts w:ascii="Atkinson Hyperlegible" w:eastAsia="Atkinson Hyperlegible" w:hAnsi="Atkinson Hyperlegible" w:cs="Atkinson Hyperlegible"/>
          <w:sz w:val="24"/>
          <w:szCs w:val="24"/>
        </w:rPr>
        <w:t xml:space="preserve"> School Application, </w:t>
      </w:r>
      <w:proofErr w:type="spellStart"/>
      <w:r>
        <w:rPr>
          <w:rFonts w:ascii="Atkinson Hyperlegible" w:eastAsia="Atkinson Hyperlegible" w:hAnsi="Atkinson Hyperlegible" w:cs="Atkinson Hyperlegible"/>
          <w:sz w:val="24"/>
          <w:szCs w:val="24"/>
        </w:rPr>
        <w:t>sila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berbincang</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dengan</w:t>
      </w:r>
      <w:proofErr w:type="spellEnd"/>
      <w:r>
        <w:rPr>
          <w:rFonts w:ascii="Atkinson Hyperlegible" w:eastAsia="Atkinson Hyperlegible" w:hAnsi="Atkinson Hyperlegible" w:cs="Atkinson Hyperlegible"/>
          <w:sz w:val="24"/>
          <w:szCs w:val="24"/>
        </w:rPr>
        <w:t xml:space="preserve"> Leadership Coach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w:t>
      </w:r>
    </w:p>
    <w:p w14:paraId="0006717A" w14:textId="77777777" w:rsidR="002609A7" w:rsidRDefault="00D34159">
      <w:pPr>
        <w:numPr>
          <w:ilvl w:val="0"/>
          <w:numId w:val="21"/>
        </w:numPr>
        <w:rPr>
          <w:rFonts w:ascii="Atkinson Hyperlegible" w:eastAsia="Atkinson Hyperlegible" w:hAnsi="Atkinson Hyperlegible" w:cs="Atkinson Hyperlegible"/>
          <w:sz w:val="24"/>
          <w:szCs w:val="24"/>
        </w:rPr>
      </w:pPr>
      <w:r w:rsidRPr="00C13CEC">
        <w:rPr>
          <w:rFonts w:ascii="Atkinson Hyperlegible" w:eastAsia="Atkinson Hyperlegible" w:hAnsi="Atkinson Hyperlegible" w:cs="Atkinson Hyperlegible"/>
          <w:sz w:val="24"/>
          <w:szCs w:val="24"/>
          <w:lang w:val="fi-FI"/>
        </w:rPr>
        <w:lastRenderedPageBreak/>
        <w:t xml:space="preserve">Anda akan (atau telah) mempunyai dokumen ini sebagai milik peribadi anda. </w:t>
      </w:r>
      <w:proofErr w:type="spellStart"/>
      <w:r>
        <w:rPr>
          <w:rFonts w:ascii="Atkinson Hyperlegible" w:eastAsia="Atkinson Hyperlegible" w:hAnsi="Atkinson Hyperlegible" w:cs="Atkinson Hyperlegible"/>
          <w:sz w:val="24"/>
          <w:szCs w:val="24"/>
        </w:rPr>
        <w:t>Dokumen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ini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hanya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boleh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diisi</w:t>
      </w:r>
      <w:proofErr w:type="spellEnd"/>
      <w:r>
        <w:rPr>
          <w:rFonts w:ascii="Atkinson Hyperlegible" w:eastAsia="Atkinson Hyperlegible" w:hAnsi="Atkinson Hyperlegible" w:cs="Atkinson Hyperlegible"/>
          <w:sz w:val="24"/>
          <w:szCs w:val="24"/>
        </w:rPr>
        <w:t xml:space="preserve"> oleh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w:t>
      </w:r>
    </w:p>
    <w:p w14:paraId="123C01D5" w14:textId="77777777" w:rsidR="002609A7" w:rsidRDefault="00D34159">
      <w:pPr>
        <w:numPr>
          <w:ilvl w:val="0"/>
          <w:numId w:val="21"/>
        </w:numPr>
        <w:rPr>
          <w:rFonts w:ascii="Atkinson Hyperlegible" w:eastAsia="Atkinson Hyperlegible" w:hAnsi="Atkinson Hyperlegible" w:cs="Atkinson Hyperlegible"/>
          <w:sz w:val="24"/>
          <w:szCs w:val="24"/>
        </w:rPr>
      </w:pPr>
      <w:r>
        <w:rPr>
          <w:rFonts w:ascii="Atkinson Hyperlegible" w:eastAsia="Atkinson Hyperlegible" w:hAnsi="Atkinson Hyperlegible" w:cs="Atkinson Hyperlegible"/>
          <w:sz w:val="24"/>
          <w:szCs w:val="24"/>
        </w:rPr>
        <w:t xml:space="preserve">Anda </w:t>
      </w:r>
      <w:proofErr w:type="spellStart"/>
      <w:r>
        <w:rPr>
          <w:rFonts w:ascii="Atkinson Hyperlegible" w:eastAsia="Atkinson Hyperlegible" w:hAnsi="Atkinson Hyperlegible" w:cs="Atkinson Hyperlegible"/>
          <w:sz w:val="24"/>
          <w:szCs w:val="24"/>
        </w:rPr>
        <w:t>perlu</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menghantar</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satu</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salinan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kepada</w:t>
      </w:r>
      <w:proofErr w:type="spellEnd"/>
      <w:r>
        <w:rPr>
          <w:rFonts w:ascii="Atkinson Hyperlegible" w:eastAsia="Atkinson Hyperlegible" w:hAnsi="Atkinson Hyperlegible" w:cs="Atkinson Hyperlegible"/>
          <w:sz w:val="24"/>
          <w:szCs w:val="24"/>
        </w:rPr>
        <w:t xml:space="preserve"> Open Learning </w:t>
      </w:r>
      <w:proofErr w:type="spellStart"/>
      <w:r>
        <w:rPr>
          <w:rFonts w:ascii="Atkinson Hyperlegible" w:eastAsia="Atkinson Hyperlegible" w:hAnsi="Atkinson Hyperlegible" w:cs="Atkinson Hyperlegible"/>
          <w:sz w:val="24"/>
          <w:szCs w:val="24"/>
        </w:rPr>
        <w:t>setiap</w:t>
      </w:r>
      <w:proofErr w:type="spellEnd"/>
      <w:r>
        <w:rPr>
          <w:rFonts w:ascii="Atkinson Hyperlegible" w:eastAsia="Atkinson Hyperlegible" w:hAnsi="Atkinson Hyperlegible" w:cs="Atkinson Hyperlegible"/>
          <w:sz w:val="24"/>
          <w:szCs w:val="24"/>
        </w:rPr>
        <w:t xml:space="preserve"> kali </w:t>
      </w:r>
      <w:proofErr w:type="spellStart"/>
      <w:r>
        <w:rPr>
          <w:rFonts w:ascii="Atkinson Hyperlegible" w:eastAsia="Atkinson Hyperlegible" w:hAnsi="Atkinson Hyperlegible" w:cs="Atkinson Hyperlegible"/>
          <w:sz w:val="24"/>
          <w:szCs w:val="24"/>
        </w:rPr>
        <w:t>selesai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satu</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kitaran</w:t>
      </w:r>
      <w:proofErr w:type="spellEnd"/>
      <w:r>
        <w:rPr>
          <w:rFonts w:ascii="Atkinson Hyperlegible" w:eastAsia="Atkinson Hyperlegible" w:hAnsi="Atkinson Hyperlegible" w:cs="Atkinson Hyperlegible"/>
          <w:sz w:val="24"/>
          <w:szCs w:val="24"/>
        </w:rPr>
        <w:t xml:space="preserve"> School Application.</w:t>
      </w:r>
    </w:p>
    <w:p w14:paraId="231EF7D0" w14:textId="77777777" w:rsidR="002609A7" w:rsidRPr="00C13CEC" w:rsidRDefault="00D34159">
      <w:pPr>
        <w:numPr>
          <w:ilvl w:val="0"/>
          <w:numId w:val="21"/>
        </w:numPr>
        <w:rPr>
          <w:rFonts w:ascii="Atkinson Hyperlegible" w:eastAsia="Atkinson Hyperlegible" w:hAnsi="Atkinson Hyperlegible" w:cs="Atkinson Hyperlegible"/>
          <w:sz w:val="24"/>
          <w:szCs w:val="24"/>
          <w:lang w:val="fi-FI"/>
        </w:rPr>
      </w:pPr>
      <w:r w:rsidRPr="00C13CEC">
        <w:rPr>
          <w:rFonts w:ascii="Atkinson Hyperlegible" w:eastAsia="Atkinson Hyperlegible" w:hAnsi="Atkinson Hyperlegible" w:cs="Atkinson Hyperlegible"/>
          <w:sz w:val="24"/>
          <w:szCs w:val="24"/>
          <w:lang w:val="fi-FI"/>
        </w:rPr>
        <w:t>Jangan risau sekiranya maklumat masih belum lengkap untuk kitaran tersebut — hantarkan sahaja maklumat yang ada bagi kitaran berkenaan.</w:t>
      </w:r>
    </w:p>
    <w:p w14:paraId="7615A6DE" w14:textId="77777777" w:rsidR="002609A7" w:rsidRDefault="00D34159">
      <w:pPr>
        <w:numPr>
          <w:ilvl w:val="0"/>
          <w:numId w:val="21"/>
        </w:numPr>
        <w:rPr>
          <w:rFonts w:ascii="Atkinson Hyperlegible" w:eastAsia="Atkinson Hyperlegible" w:hAnsi="Atkinson Hyperlegible" w:cs="Atkinson Hyperlegible"/>
          <w:sz w:val="24"/>
          <w:szCs w:val="24"/>
        </w:rPr>
      </w:pPr>
      <w:r w:rsidRPr="00C13CEC">
        <w:rPr>
          <w:rFonts w:ascii="Atkinson Hyperlegible" w:eastAsia="Atkinson Hyperlegible" w:hAnsi="Atkinson Hyperlegible" w:cs="Atkinson Hyperlegible"/>
          <w:sz w:val="24"/>
          <w:szCs w:val="24"/>
          <w:lang w:val="fi-FI"/>
        </w:rPr>
        <w:t xml:space="preserve">Jika perlu, sebarang respons yang dimasukkan dalam dokumen ini boleh diubah atau dikemas kini dari semasa ke semasa. </w:t>
      </w:r>
      <w:proofErr w:type="spellStart"/>
      <w:r>
        <w:rPr>
          <w:rFonts w:ascii="Atkinson Hyperlegible" w:eastAsia="Atkinson Hyperlegible" w:hAnsi="Atkinson Hyperlegible" w:cs="Atkinson Hyperlegible"/>
          <w:sz w:val="24"/>
          <w:szCs w:val="24"/>
        </w:rPr>
        <w:t>Sekiranya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tidak</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pasti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sila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berbincang</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dengan</w:t>
      </w:r>
      <w:proofErr w:type="spellEnd"/>
      <w:r>
        <w:rPr>
          <w:rFonts w:ascii="Atkinson Hyperlegible" w:eastAsia="Atkinson Hyperlegible" w:hAnsi="Atkinson Hyperlegible" w:cs="Atkinson Hyperlegible"/>
          <w:sz w:val="24"/>
          <w:szCs w:val="24"/>
        </w:rPr>
        <w:t xml:space="preserve"> Leadership Coach </w:t>
      </w:r>
      <w:proofErr w:type="spellStart"/>
      <w:r>
        <w:rPr>
          <w:rFonts w:ascii="Atkinson Hyperlegible" w:eastAsia="Atkinson Hyperlegible" w:hAnsi="Atkinson Hyperlegible" w:cs="Atkinson Hyperlegible"/>
          <w:sz w:val="24"/>
          <w:szCs w:val="24"/>
        </w:rPr>
        <w:t>anda</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Pastikan</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versi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dokumen</w:t>
      </w:r>
      <w:proofErr w:type="spellEnd"/>
      <w:r>
        <w:rPr>
          <w:rFonts w:ascii="Atkinson Hyperlegible" w:eastAsia="Atkinson Hyperlegible" w:hAnsi="Atkinson Hyperlegible" w:cs="Atkinson Hyperlegible"/>
          <w:sz w:val="24"/>
          <w:szCs w:val="24"/>
        </w:rPr>
        <w:t xml:space="preserve"> yang </w:t>
      </w:r>
      <w:proofErr w:type="spellStart"/>
      <w:r>
        <w:rPr>
          <w:rFonts w:ascii="Atkinson Hyperlegible" w:eastAsia="Atkinson Hyperlegible" w:hAnsi="Atkinson Hyperlegible" w:cs="Atkinson Hyperlegible"/>
          <w:sz w:val="24"/>
          <w:szCs w:val="24"/>
        </w:rPr>
        <w:t>dihantar</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kepada</w:t>
      </w:r>
      <w:proofErr w:type="spellEnd"/>
      <w:r>
        <w:rPr>
          <w:rFonts w:ascii="Atkinson Hyperlegible" w:eastAsia="Atkinson Hyperlegible" w:hAnsi="Atkinson Hyperlegible" w:cs="Atkinson Hyperlegible"/>
          <w:sz w:val="24"/>
          <w:szCs w:val="24"/>
        </w:rPr>
        <w:t xml:space="preserve"> Open Learning </w:t>
      </w:r>
      <w:proofErr w:type="spellStart"/>
      <w:r>
        <w:rPr>
          <w:rFonts w:ascii="Atkinson Hyperlegible" w:eastAsia="Atkinson Hyperlegible" w:hAnsi="Atkinson Hyperlegible" w:cs="Atkinson Hyperlegible"/>
          <w:sz w:val="24"/>
          <w:szCs w:val="24"/>
        </w:rPr>
        <w:t>adalah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versi</w:t>
      </w:r>
      <w:proofErr w:type="spellEnd"/>
      <w:r>
        <w:rPr>
          <w:rFonts w:ascii="Atkinson Hyperlegible" w:eastAsia="Atkinson Hyperlegible" w:hAnsi="Atkinson Hyperlegible" w:cs="Atkinson Hyperlegible"/>
          <w:sz w:val="24"/>
          <w:szCs w:val="24"/>
        </w:rPr>
        <w:t xml:space="preserve"> yang paling </w:t>
      </w:r>
      <w:proofErr w:type="spellStart"/>
      <w:r>
        <w:rPr>
          <w:rFonts w:ascii="Atkinson Hyperlegible" w:eastAsia="Atkinson Hyperlegible" w:hAnsi="Atkinson Hyperlegible" w:cs="Atkinson Hyperlegible"/>
          <w:sz w:val="24"/>
          <w:szCs w:val="24"/>
        </w:rPr>
        <w:t>terkini</w:t>
      </w:r>
      <w:proofErr w:type="spellEnd"/>
      <w:r>
        <w:rPr>
          <w:rFonts w:ascii="Atkinson Hyperlegible" w:eastAsia="Atkinson Hyperlegible" w:hAnsi="Atkinson Hyperlegible" w:cs="Atkinson Hyperlegible"/>
          <w:sz w:val="24"/>
          <w:szCs w:val="24"/>
        </w:rPr>
        <w:t>.</w:t>
      </w:r>
    </w:p>
    <w:p w14:paraId="37AF8524" w14:textId="77777777" w:rsidR="002609A7" w:rsidRDefault="002609A7">
      <w:pPr>
        <w:rPr>
          <w:rFonts w:ascii="Montserrat" w:eastAsia="Montserrat" w:hAnsi="Montserrat" w:cs="Montserrat"/>
          <w:sz w:val="28"/>
          <w:szCs w:val="28"/>
        </w:rPr>
      </w:pPr>
    </w:p>
    <w:tbl>
      <w:tblPr>
        <w:tblStyle w:val="a"/>
        <w:tblW w:w="13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10395"/>
      </w:tblGrid>
      <w:tr w:rsidR="002609A7" w14:paraId="2C6A1A0C" w14:textId="77777777">
        <w:trPr>
          <w:trHeight w:val="480"/>
        </w:trPr>
        <w:tc>
          <w:tcPr>
            <w:tcW w:w="13890" w:type="dxa"/>
            <w:gridSpan w:val="2"/>
            <w:shd w:val="clear" w:color="auto" w:fill="34B4B0"/>
          </w:tcPr>
          <w:p w14:paraId="63937E88" w14:textId="77777777" w:rsidR="002609A7" w:rsidRDefault="00D34159">
            <w:pPr>
              <w:widowControl w:val="0"/>
              <w:spacing w:line="240" w:lineRule="auto"/>
              <w:rPr>
                <w:rFonts w:ascii="Montserrat" w:eastAsia="Montserrat" w:hAnsi="Montserrat" w:cs="Montserrat"/>
                <w:color w:val="0000FF"/>
                <w:sz w:val="28"/>
                <w:szCs w:val="28"/>
              </w:rPr>
            </w:pPr>
            <w:proofErr w:type="spellStart"/>
            <w:r>
              <w:rPr>
                <w:rFonts w:ascii="Montserrat" w:eastAsia="Montserrat" w:hAnsi="Montserrat" w:cs="Montserrat"/>
                <w:b/>
                <w:bCs/>
                <w:sz w:val="24"/>
                <w:szCs w:val="24"/>
              </w:rPr>
              <w:t>Butiran</w:t>
            </w:r>
            <w:proofErr w:type="spellEnd"/>
            <w:r>
              <w:rPr>
                <w:rFonts w:ascii="Montserrat" w:eastAsia="Montserrat" w:hAnsi="Montserrat" w:cs="Montserrat"/>
                <w:b/>
                <w:bCs/>
                <w:sz w:val="24"/>
                <w:szCs w:val="24"/>
              </w:rPr>
              <w:t xml:space="preserve"> Guru - </w:t>
            </w:r>
            <w:r>
              <w:rPr>
                <w:rFonts w:ascii="Montserrat" w:eastAsia="Montserrat" w:hAnsi="Montserrat" w:cs="Montserrat"/>
                <w:b/>
                <w:bCs/>
                <w:color w:val="0000FF"/>
                <w:sz w:val="24"/>
                <w:szCs w:val="24"/>
              </w:rPr>
              <w:t>School Application 1</w:t>
            </w:r>
          </w:p>
        </w:tc>
      </w:tr>
      <w:tr w:rsidR="002609A7" w14:paraId="43D12CF2" w14:textId="77777777">
        <w:trPr>
          <w:trHeight w:val="480"/>
        </w:trPr>
        <w:tc>
          <w:tcPr>
            <w:tcW w:w="3495" w:type="dxa"/>
            <w:tcMar>
              <w:top w:w="100" w:type="dxa"/>
              <w:left w:w="100" w:type="dxa"/>
              <w:bottom w:w="100" w:type="dxa"/>
              <w:right w:w="100" w:type="dxa"/>
            </w:tcMar>
          </w:tcPr>
          <w:p w14:paraId="7D7614C0" w14:textId="77777777" w:rsidR="002609A7" w:rsidRDefault="00D34159">
            <w:pPr>
              <w:widowControl w:val="0"/>
              <w:spacing w:line="240" w:lineRule="auto"/>
              <w:rPr>
                <w:rFonts w:ascii="Atkinson Hyperlegible" w:eastAsia="Atkinson Hyperlegible" w:hAnsi="Atkinson Hyperlegible" w:cs="Atkinson Hyperlegible"/>
                <w:sz w:val="24"/>
                <w:szCs w:val="24"/>
                <w:highlight w:val="white"/>
              </w:rPr>
            </w:pPr>
            <w:r>
              <w:rPr>
                <w:rFonts w:ascii="Atkinson Hyperlegible" w:eastAsia="Atkinson Hyperlegible" w:hAnsi="Atkinson Hyperlegible" w:cs="Atkinson Hyperlegible"/>
                <w:sz w:val="24"/>
                <w:szCs w:val="24"/>
                <w:highlight w:val="white"/>
              </w:rPr>
              <w:t>Nama Teacher Leader:</w:t>
            </w:r>
          </w:p>
        </w:tc>
        <w:tc>
          <w:tcPr>
            <w:tcW w:w="10395" w:type="dxa"/>
            <w:tcMar>
              <w:top w:w="100" w:type="dxa"/>
              <w:left w:w="100" w:type="dxa"/>
              <w:bottom w:w="100" w:type="dxa"/>
              <w:right w:w="100" w:type="dxa"/>
            </w:tcMar>
          </w:tcPr>
          <w:p w14:paraId="3606F426" w14:textId="4ADAC657" w:rsidR="002609A7" w:rsidRPr="00C13CEC" w:rsidRDefault="00D34159">
            <w:pPr>
              <w:widowControl w:val="0"/>
              <w:spacing w:line="240" w:lineRule="auto"/>
              <w:rPr>
                <w:rFonts w:ascii="Atkinson Hyperlegible" w:eastAsia="Atkinson Hyperlegible" w:hAnsi="Atkinson Hyperlegible" w:cs="Atkinson Hyperlegible"/>
                <w:b/>
                <w:bCs/>
                <w:sz w:val="24"/>
                <w:szCs w:val="24"/>
              </w:rPr>
            </w:pPr>
            <w:ins w:id="2" w:author="Jargalia Lidek" w:date="2026-01-29T00:22:00Z">
              <w:r>
                <w:rPr>
                  <w:rFonts w:ascii="Atkinson Hyperlegible" w:eastAsia="Atkinson Hyperlegible" w:hAnsi="Atkinson Hyperlegible" w:cs="Atkinson Hyperlegible"/>
                  <w:b/>
                  <w:bCs/>
                  <w:sz w:val="24"/>
                  <w:szCs w:val="24"/>
                </w:rPr>
                <w:t xml:space="preserve"> </w:t>
              </w:r>
            </w:ins>
            <w:r w:rsidR="00C13CEC">
              <w:rPr>
                <w:rFonts w:ascii="Atkinson Hyperlegible" w:eastAsia="Atkinson Hyperlegible" w:hAnsi="Atkinson Hyperlegible" w:cs="Atkinson Hyperlegible"/>
                <w:b/>
                <w:bCs/>
                <w:sz w:val="24"/>
                <w:szCs w:val="24"/>
              </w:rPr>
              <w:t>CHAN KIN WEI</w:t>
            </w:r>
          </w:p>
        </w:tc>
      </w:tr>
      <w:tr w:rsidR="002609A7" w14:paraId="20BFCA87" w14:textId="77777777">
        <w:trPr>
          <w:trHeight w:val="480"/>
        </w:trPr>
        <w:tc>
          <w:tcPr>
            <w:tcW w:w="3495" w:type="dxa"/>
            <w:tcMar>
              <w:top w:w="100" w:type="dxa"/>
              <w:left w:w="100" w:type="dxa"/>
              <w:bottom w:w="100" w:type="dxa"/>
              <w:right w:w="100" w:type="dxa"/>
            </w:tcMar>
          </w:tcPr>
          <w:p w14:paraId="4AB62345" w14:textId="77777777" w:rsidR="002609A7" w:rsidRDefault="00D34159">
            <w:pPr>
              <w:widowControl w:val="0"/>
              <w:spacing w:line="240" w:lineRule="auto"/>
              <w:rPr>
                <w:rFonts w:ascii="Atkinson Hyperlegible" w:eastAsia="Atkinson Hyperlegible" w:hAnsi="Atkinson Hyperlegible" w:cs="Atkinson Hyperlegible"/>
                <w:sz w:val="24"/>
                <w:szCs w:val="24"/>
              </w:rPr>
            </w:pPr>
            <w:proofErr w:type="spellStart"/>
            <w:r>
              <w:rPr>
                <w:rFonts w:ascii="Atkinson Hyperlegible" w:eastAsia="Atkinson Hyperlegible" w:hAnsi="Atkinson Hyperlegible" w:cs="Atkinson Hyperlegible"/>
                <w:sz w:val="24"/>
                <w:szCs w:val="24"/>
              </w:rPr>
              <w:t>Jawatan</w:t>
            </w:r>
            <w:proofErr w:type="spellEnd"/>
            <w:r>
              <w:rPr>
                <w:rFonts w:ascii="Atkinson Hyperlegible" w:eastAsia="Atkinson Hyperlegible" w:hAnsi="Atkinson Hyperlegible" w:cs="Atkinson Hyperlegible"/>
                <w:sz w:val="24"/>
                <w:szCs w:val="24"/>
              </w:rPr>
              <w:t>:</w:t>
            </w:r>
          </w:p>
        </w:tc>
        <w:tc>
          <w:tcPr>
            <w:tcW w:w="10395" w:type="dxa"/>
            <w:tcMar>
              <w:top w:w="100" w:type="dxa"/>
              <w:left w:w="100" w:type="dxa"/>
              <w:bottom w:w="100" w:type="dxa"/>
              <w:right w:w="100" w:type="dxa"/>
            </w:tcMar>
          </w:tcPr>
          <w:p w14:paraId="4873E25C" w14:textId="34E47286" w:rsidR="002609A7" w:rsidRDefault="00C13CEC">
            <w:pPr>
              <w:widowControl w:val="0"/>
              <w:spacing w:line="240" w:lineRule="auto"/>
              <w:rPr>
                <w:rFonts w:ascii="Atkinson Hyperlegible" w:eastAsia="Atkinson Hyperlegible" w:hAnsi="Atkinson Hyperlegible" w:cs="Atkinson Hyperlegible"/>
                <w:b/>
                <w:bCs/>
                <w:sz w:val="24"/>
                <w:szCs w:val="24"/>
              </w:rPr>
            </w:pPr>
            <w:r>
              <w:rPr>
                <w:rFonts w:ascii="Atkinson Hyperlegible" w:eastAsia="Atkinson Hyperlegible" w:hAnsi="Atkinson Hyperlegible" w:cs="Atkinson Hyperlegible"/>
                <w:b/>
                <w:bCs/>
                <w:sz w:val="24"/>
                <w:szCs w:val="24"/>
              </w:rPr>
              <w:t>PENSYARAH AKADEMIK</w:t>
            </w:r>
          </w:p>
        </w:tc>
      </w:tr>
      <w:tr w:rsidR="002609A7" w14:paraId="2FC4B9F3" w14:textId="77777777">
        <w:trPr>
          <w:trHeight w:val="480"/>
        </w:trPr>
        <w:tc>
          <w:tcPr>
            <w:tcW w:w="3495" w:type="dxa"/>
            <w:tcMar>
              <w:top w:w="100" w:type="dxa"/>
              <w:left w:w="100" w:type="dxa"/>
              <w:bottom w:w="100" w:type="dxa"/>
              <w:right w:w="100" w:type="dxa"/>
            </w:tcMar>
          </w:tcPr>
          <w:p w14:paraId="78C94E1E" w14:textId="77777777" w:rsidR="002609A7" w:rsidRDefault="00D34159">
            <w:pPr>
              <w:widowControl w:val="0"/>
              <w:spacing w:line="240" w:lineRule="auto"/>
              <w:rPr>
                <w:rFonts w:ascii="Atkinson Hyperlegible" w:eastAsia="Atkinson Hyperlegible" w:hAnsi="Atkinson Hyperlegible" w:cs="Atkinson Hyperlegible"/>
                <w:sz w:val="24"/>
                <w:szCs w:val="24"/>
              </w:rPr>
            </w:pPr>
            <w:r>
              <w:rPr>
                <w:rFonts w:ascii="Atkinson Hyperlegible" w:eastAsia="Atkinson Hyperlegible" w:hAnsi="Atkinson Hyperlegible" w:cs="Atkinson Hyperlegible"/>
                <w:sz w:val="24"/>
                <w:szCs w:val="24"/>
              </w:rPr>
              <w:t>Sekolah:</w:t>
            </w:r>
          </w:p>
        </w:tc>
        <w:tc>
          <w:tcPr>
            <w:tcW w:w="10395" w:type="dxa"/>
            <w:tcMar>
              <w:top w:w="100" w:type="dxa"/>
              <w:left w:w="100" w:type="dxa"/>
              <w:bottom w:w="100" w:type="dxa"/>
              <w:right w:w="100" w:type="dxa"/>
            </w:tcMar>
          </w:tcPr>
          <w:p w14:paraId="5DC6D420" w14:textId="7DCCEB1D" w:rsidR="002609A7" w:rsidRDefault="00C13CEC">
            <w:pPr>
              <w:widowControl w:val="0"/>
              <w:spacing w:line="240" w:lineRule="auto"/>
              <w:rPr>
                <w:rFonts w:ascii="Atkinson Hyperlegible" w:eastAsia="Atkinson Hyperlegible" w:hAnsi="Atkinson Hyperlegible" w:cs="Atkinson Hyperlegible"/>
                <w:b/>
                <w:bCs/>
                <w:sz w:val="24"/>
                <w:szCs w:val="24"/>
              </w:rPr>
            </w:pPr>
            <w:r>
              <w:rPr>
                <w:rFonts w:ascii="Atkinson Hyperlegible" w:eastAsia="Atkinson Hyperlegible" w:hAnsi="Atkinson Hyperlegible" w:cs="Atkinson Hyperlegible"/>
                <w:b/>
                <w:bCs/>
                <w:sz w:val="24"/>
                <w:szCs w:val="24"/>
              </w:rPr>
              <w:t>KOLEJ MATRIKULASI SARAWAK</w:t>
            </w:r>
          </w:p>
        </w:tc>
      </w:tr>
    </w:tbl>
    <w:p w14:paraId="291E6F74" w14:textId="77777777" w:rsidR="002609A7" w:rsidRDefault="002609A7">
      <w:pPr>
        <w:rPr>
          <w:rFonts w:ascii="Atkinson Hyperlegible" w:eastAsia="Atkinson Hyperlegible" w:hAnsi="Atkinson Hyperlegible" w:cs="Atkinson Hyperlegible"/>
          <w:sz w:val="28"/>
          <w:szCs w:val="28"/>
          <w:highlight w:val="yellow"/>
        </w:rPr>
      </w:pPr>
    </w:p>
    <w:tbl>
      <w:tblPr>
        <w:tblStyle w:val="a0"/>
        <w:tblW w:w="13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10395"/>
      </w:tblGrid>
      <w:tr w:rsidR="002609A7" w14:paraId="00136F8A" w14:textId="77777777">
        <w:trPr>
          <w:trHeight w:val="480"/>
        </w:trPr>
        <w:tc>
          <w:tcPr>
            <w:tcW w:w="13890" w:type="dxa"/>
            <w:gridSpan w:val="2"/>
            <w:shd w:val="clear" w:color="auto" w:fill="34B4B0"/>
          </w:tcPr>
          <w:p w14:paraId="0FA67642" w14:textId="77777777" w:rsidR="002609A7" w:rsidRDefault="00D34159">
            <w:pPr>
              <w:widowControl w:val="0"/>
              <w:spacing w:line="240" w:lineRule="auto"/>
              <w:rPr>
                <w:rFonts w:ascii="Montserrat" w:eastAsia="Montserrat" w:hAnsi="Montserrat" w:cs="Montserrat"/>
                <w:color w:val="0000FF"/>
                <w:sz w:val="28"/>
                <w:szCs w:val="28"/>
              </w:rPr>
            </w:pPr>
            <w:proofErr w:type="spellStart"/>
            <w:r>
              <w:rPr>
                <w:rFonts w:ascii="Montserrat" w:eastAsia="Montserrat" w:hAnsi="Montserrat" w:cs="Montserrat"/>
                <w:b/>
                <w:bCs/>
                <w:sz w:val="24"/>
                <w:szCs w:val="24"/>
              </w:rPr>
              <w:t>Butiran</w:t>
            </w:r>
            <w:proofErr w:type="spellEnd"/>
            <w:r>
              <w:rPr>
                <w:rFonts w:ascii="Montserrat" w:eastAsia="Montserrat" w:hAnsi="Montserrat" w:cs="Montserrat"/>
                <w:b/>
                <w:bCs/>
                <w:sz w:val="24"/>
                <w:szCs w:val="24"/>
              </w:rPr>
              <w:t xml:space="preserve"> Buddy - </w:t>
            </w:r>
            <w:r>
              <w:rPr>
                <w:rFonts w:ascii="Montserrat" w:eastAsia="Montserrat" w:hAnsi="Montserrat" w:cs="Montserrat"/>
                <w:b/>
                <w:bCs/>
                <w:color w:val="0000FF"/>
                <w:sz w:val="24"/>
                <w:szCs w:val="24"/>
              </w:rPr>
              <w:t>School Application 1</w:t>
            </w:r>
          </w:p>
        </w:tc>
      </w:tr>
      <w:tr w:rsidR="002609A7" w14:paraId="44607481" w14:textId="77777777">
        <w:trPr>
          <w:trHeight w:val="480"/>
        </w:trPr>
        <w:tc>
          <w:tcPr>
            <w:tcW w:w="3495" w:type="dxa"/>
            <w:tcMar>
              <w:top w:w="100" w:type="dxa"/>
              <w:left w:w="100" w:type="dxa"/>
              <w:bottom w:w="100" w:type="dxa"/>
              <w:right w:w="100" w:type="dxa"/>
            </w:tcMar>
          </w:tcPr>
          <w:p w14:paraId="04AA9F08" w14:textId="77777777" w:rsidR="002609A7" w:rsidRDefault="00D34159">
            <w:pPr>
              <w:widowControl w:val="0"/>
              <w:spacing w:line="240" w:lineRule="auto"/>
              <w:rPr>
                <w:rFonts w:ascii="Atkinson Hyperlegible" w:eastAsia="Atkinson Hyperlegible" w:hAnsi="Atkinson Hyperlegible" w:cs="Atkinson Hyperlegible"/>
                <w:sz w:val="24"/>
                <w:szCs w:val="24"/>
              </w:rPr>
            </w:pPr>
            <w:r>
              <w:rPr>
                <w:rFonts w:ascii="Atkinson Hyperlegible" w:eastAsia="Atkinson Hyperlegible" w:hAnsi="Atkinson Hyperlegible" w:cs="Atkinson Hyperlegible"/>
                <w:sz w:val="24"/>
                <w:szCs w:val="24"/>
              </w:rPr>
              <w:t xml:space="preserve">Nama Buddy &amp; </w:t>
            </w:r>
            <w:proofErr w:type="spellStart"/>
            <w:r>
              <w:rPr>
                <w:rFonts w:ascii="Atkinson Hyperlegible" w:eastAsia="Atkinson Hyperlegible" w:hAnsi="Atkinson Hyperlegible" w:cs="Atkinson Hyperlegible"/>
                <w:sz w:val="24"/>
                <w:szCs w:val="24"/>
              </w:rPr>
              <w:t>Jawatan</w:t>
            </w:r>
            <w:proofErr w:type="spellEnd"/>
            <w:r>
              <w:rPr>
                <w:rFonts w:ascii="Atkinson Hyperlegible" w:eastAsia="Atkinson Hyperlegible" w:hAnsi="Atkinson Hyperlegible" w:cs="Atkinson Hyperlegible"/>
                <w:sz w:val="24"/>
                <w:szCs w:val="24"/>
              </w:rPr>
              <w:t>:</w:t>
            </w:r>
          </w:p>
        </w:tc>
        <w:tc>
          <w:tcPr>
            <w:tcW w:w="10395" w:type="dxa"/>
            <w:tcMar>
              <w:top w:w="100" w:type="dxa"/>
              <w:left w:w="100" w:type="dxa"/>
              <w:bottom w:w="100" w:type="dxa"/>
              <w:right w:w="100" w:type="dxa"/>
            </w:tcMar>
          </w:tcPr>
          <w:p w14:paraId="20A3BB98" w14:textId="2914343F" w:rsidR="002609A7" w:rsidRDefault="00C13CEC">
            <w:pPr>
              <w:widowControl w:val="0"/>
              <w:spacing w:line="240" w:lineRule="auto"/>
              <w:rPr>
                <w:rFonts w:ascii="Atkinson Hyperlegible" w:eastAsia="Atkinson Hyperlegible" w:hAnsi="Atkinson Hyperlegible" w:cs="Atkinson Hyperlegible"/>
                <w:b/>
                <w:bCs/>
                <w:sz w:val="24"/>
                <w:szCs w:val="24"/>
              </w:rPr>
            </w:pPr>
            <w:r>
              <w:rPr>
                <w:rFonts w:ascii="Atkinson Hyperlegible" w:eastAsia="Atkinson Hyperlegible" w:hAnsi="Atkinson Hyperlegible" w:cs="Atkinson Hyperlegible"/>
                <w:b/>
                <w:bCs/>
                <w:sz w:val="24"/>
                <w:szCs w:val="24"/>
              </w:rPr>
              <w:t>SYAFIQ BIN RASULAN (SUPERIOR)</w:t>
            </w:r>
          </w:p>
        </w:tc>
      </w:tr>
      <w:tr w:rsidR="002609A7" w14:paraId="5486F2DA" w14:textId="77777777">
        <w:trPr>
          <w:trHeight w:val="480"/>
        </w:trPr>
        <w:tc>
          <w:tcPr>
            <w:tcW w:w="3495" w:type="dxa"/>
            <w:tcMar>
              <w:top w:w="100" w:type="dxa"/>
              <w:left w:w="100" w:type="dxa"/>
              <w:bottom w:w="100" w:type="dxa"/>
              <w:right w:w="100" w:type="dxa"/>
            </w:tcMar>
          </w:tcPr>
          <w:p w14:paraId="436248A9" w14:textId="77777777" w:rsidR="002609A7" w:rsidRDefault="00D34159">
            <w:pPr>
              <w:widowControl w:val="0"/>
              <w:spacing w:line="240" w:lineRule="auto"/>
              <w:rPr>
                <w:rFonts w:ascii="Atkinson Hyperlegible" w:eastAsia="Atkinson Hyperlegible" w:hAnsi="Atkinson Hyperlegible" w:cs="Atkinson Hyperlegible"/>
                <w:sz w:val="24"/>
                <w:szCs w:val="24"/>
              </w:rPr>
            </w:pPr>
            <w:proofErr w:type="spellStart"/>
            <w:r>
              <w:rPr>
                <w:rFonts w:ascii="Atkinson Hyperlegible" w:eastAsia="Atkinson Hyperlegible" w:hAnsi="Atkinson Hyperlegible" w:cs="Atkinson Hyperlegible"/>
                <w:sz w:val="24"/>
                <w:szCs w:val="24"/>
              </w:rPr>
              <w:t>Apakah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bentuk</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sokongan</w:t>
            </w:r>
            <w:proofErr w:type="spellEnd"/>
            <w:r>
              <w:rPr>
                <w:rFonts w:ascii="Atkinson Hyperlegible" w:eastAsia="Atkinson Hyperlegible" w:hAnsi="Atkinson Hyperlegible" w:cs="Atkinson Hyperlegible"/>
                <w:sz w:val="24"/>
                <w:szCs w:val="24"/>
              </w:rPr>
              <w:t xml:space="preserve"> yang </w:t>
            </w:r>
            <w:proofErr w:type="spellStart"/>
            <w:r>
              <w:rPr>
                <w:rFonts w:ascii="Atkinson Hyperlegible" w:eastAsia="Atkinson Hyperlegible" w:hAnsi="Atkinson Hyperlegible" w:cs="Atkinson Hyperlegible"/>
                <w:sz w:val="24"/>
                <w:szCs w:val="24"/>
              </w:rPr>
              <w:t>boleh</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diberikan</w:t>
            </w:r>
            <w:proofErr w:type="spellEnd"/>
            <w:r>
              <w:rPr>
                <w:rFonts w:ascii="Atkinson Hyperlegible" w:eastAsia="Atkinson Hyperlegible" w:hAnsi="Atkinson Hyperlegible" w:cs="Atkinson Hyperlegible"/>
                <w:sz w:val="24"/>
                <w:szCs w:val="24"/>
              </w:rPr>
              <w:t xml:space="preserve"> oleh Buddy (</w:t>
            </w:r>
            <w:proofErr w:type="spellStart"/>
            <w:r>
              <w:rPr>
                <w:rFonts w:ascii="Atkinson Hyperlegible" w:eastAsia="Atkinson Hyperlegible" w:hAnsi="Atkinson Hyperlegible" w:cs="Atkinson Hyperlegible"/>
                <w:i/>
                <w:iCs/>
                <w:sz w:val="24"/>
                <w:szCs w:val="24"/>
              </w:rPr>
              <w:t>anda</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boleh</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berbincang</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dengan</w:t>
            </w:r>
            <w:proofErr w:type="spellEnd"/>
            <w:r>
              <w:rPr>
                <w:rFonts w:ascii="Atkinson Hyperlegible" w:eastAsia="Atkinson Hyperlegible" w:hAnsi="Atkinson Hyperlegible" w:cs="Atkinson Hyperlegible"/>
                <w:i/>
                <w:iCs/>
                <w:sz w:val="24"/>
                <w:szCs w:val="24"/>
              </w:rPr>
              <w:t xml:space="preserve"> Buddy </w:t>
            </w:r>
            <w:proofErr w:type="spellStart"/>
            <w:r>
              <w:rPr>
                <w:rFonts w:ascii="Atkinson Hyperlegible" w:eastAsia="Atkinson Hyperlegible" w:hAnsi="Atkinson Hyperlegible" w:cs="Atkinson Hyperlegible"/>
                <w:i/>
                <w:iCs/>
                <w:sz w:val="24"/>
                <w:szCs w:val="24"/>
              </w:rPr>
              <w:t>anda</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berkenaan</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lastRenderedPageBreak/>
              <w:t>soalan</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ini</w:t>
            </w:r>
            <w:proofErr w:type="spellEnd"/>
            <w:r>
              <w:rPr>
                <w:rFonts w:ascii="Atkinson Hyperlegible" w:eastAsia="Atkinson Hyperlegible" w:hAnsi="Atkinson Hyperlegible" w:cs="Atkinson Hyperlegible"/>
                <w:i/>
                <w:iCs/>
                <w:sz w:val="24"/>
                <w:szCs w:val="24"/>
              </w:rPr>
              <w:t>)</w:t>
            </w:r>
            <w:r>
              <w:rPr>
                <w:rFonts w:ascii="Atkinson Hyperlegible" w:eastAsia="Atkinson Hyperlegible" w:hAnsi="Atkinson Hyperlegible" w:cs="Atkinson Hyperlegible"/>
                <w:sz w:val="24"/>
                <w:szCs w:val="24"/>
              </w:rPr>
              <w:t>?</w:t>
            </w:r>
          </w:p>
        </w:tc>
        <w:tc>
          <w:tcPr>
            <w:tcW w:w="10395" w:type="dxa"/>
            <w:tcMar>
              <w:top w:w="100" w:type="dxa"/>
              <w:left w:w="100" w:type="dxa"/>
              <w:bottom w:w="100" w:type="dxa"/>
              <w:right w:w="100" w:type="dxa"/>
            </w:tcMar>
          </w:tcPr>
          <w:p w14:paraId="2C8A6665" w14:textId="3B919709" w:rsidR="002609A7" w:rsidRDefault="00C13CEC">
            <w:pPr>
              <w:widowControl w:val="0"/>
              <w:spacing w:line="240" w:lineRule="auto"/>
              <w:rPr>
                <w:rFonts w:ascii="Atkinson Hyperlegible" w:eastAsia="Atkinson Hyperlegible" w:hAnsi="Atkinson Hyperlegible" w:cs="Atkinson Hyperlegible"/>
                <w:b/>
                <w:bCs/>
                <w:sz w:val="24"/>
                <w:szCs w:val="24"/>
              </w:rPr>
            </w:pPr>
            <w:proofErr w:type="spellStart"/>
            <w:r>
              <w:rPr>
                <w:rFonts w:ascii="Atkinson Hyperlegible" w:eastAsia="Atkinson Hyperlegible" w:hAnsi="Atkinson Hyperlegible" w:cs="Atkinson Hyperlegible"/>
                <w:b/>
                <w:bCs/>
                <w:sz w:val="24"/>
                <w:szCs w:val="24"/>
              </w:rPr>
              <w:lastRenderedPageBreak/>
              <w:t>Menganalisis</w:t>
            </w:r>
            <w:proofErr w:type="spellEnd"/>
            <w:r>
              <w:rPr>
                <w:rFonts w:ascii="Atkinson Hyperlegible" w:eastAsia="Atkinson Hyperlegible" w:hAnsi="Atkinson Hyperlegible" w:cs="Atkinson Hyperlegible"/>
                <w:b/>
                <w:bCs/>
                <w:sz w:val="24"/>
                <w:szCs w:val="24"/>
              </w:rPr>
              <w:t xml:space="preserve"> Data</w:t>
            </w:r>
            <w:ins w:id="3" w:author="CHAN KIN WEI KM-Pensyarah" w:date="2026-01-24T02:41:00Z">
              <w:del w:id="4" w:author="Jargalia Lidek" w:date="2026-01-29T05:04:00Z">
                <w:r>
                  <w:rPr>
                    <w:rFonts w:ascii="Atkinson Hyperlegible" w:eastAsia="Atkinson Hyperlegible" w:hAnsi="Atkinson Hyperlegible" w:cs="Atkinson Hyperlegible"/>
                    <w:b/>
                    <w:bCs/>
                    <w:sz w:val="24"/>
                    <w:szCs w:val="24"/>
                  </w:rPr>
                  <w:delText xml:space="preserve"> </w:delText>
                </w:r>
              </w:del>
            </w:ins>
            <w:ins w:id="5" w:author="Jargalia Lidek" w:date="2026-01-29T05:04:00Z">
              <w:r>
                <w:rPr>
                  <w:rFonts w:ascii="Atkinson Hyperlegible" w:eastAsia="Atkinson Hyperlegible" w:hAnsi="Atkinson Hyperlegible" w:cs="Atkinson Hyperlegible"/>
                  <w:b/>
                  <w:bCs/>
                  <w:sz w:val="24"/>
                  <w:szCs w:val="24"/>
                </w:rPr>
                <w:t xml:space="preserve"> </w:t>
              </w:r>
            </w:ins>
          </w:p>
        </w:tc>
      </w:tr>
      <w:tr w:rsidR="002609A7" w14:paraId="1E46C721" w14:textId="77777777">
        <w:trPr>
          <w:trHeight w:val="480"/>
        </w:trPr>
        <w:tc>
          <w:tcPr>
            <w:tcW w:w="3495" w:type="dxa"/>
            <w:tcMar>
              <w:top w:w="100" w:type="dxa"/>
              <w:left w:w="100" w:type="dxa"/>
              <w:bottom w:w="100" w:type="dxa"/>
              <w:right w:w="100" w:type="dxa"/>
            </w:tcMar>
          </w:tcPr>
          <w:p w14:paraId="581F7DF2" w14:textId="77777777" w:rsidR="002609A7" w:rsidRDefault="00D34159">
            <w:pPr>
              <w:widowControl w:val="0"/>
              <w:spacing w:line="240" w:lineRule="auto"/>
              <w:rPr>
                <w:rFonts w:ascii="Atkinson Hyperlegible" w:eastAsia="Atkinson Hyperlegible" w:hAnsi="Atkinson Hyperlegible" w:cs="Atkinson Hyperlegible"/>
                <w:sz w:val="24"/>
                <w:szCs w:val="24"/>
              </w:rPr>
            </w:pPr>
            <w:proofErr w:type="spellStart"/>
            <w:r>
              <w:rPr>
                <w:rFonts w:ascii="Atkinson Hyperlegible" w:eastAsia="Atkinson Hyperlegible" w:hAnsi="Atkinson Hyperlegible" w:cs="Atkinson Hyperlegible"/>
                <w:sz w:val="24"/>
                <w:szCs w:val="24"/>
              </w:rPr>
              <w:t>Refleksi</w:t>
            </w:r>
            <w:proofErr w:type="spellEnd"/>
            <w:r>
              <w:rPr>
                <w:rFonts w:ascii="Atkinson Hyperlegible" w:eastAsia="Atkinson Hyperlegible" w:hAnsi="Atkinson Hyperlegible" w:cs="Atkinson Hyperlegible"/>
                <w:sz w:val="24"/>
                <w:szCs w:val="24"/>
              </w:rPr>
              <w:t xml:space="preserve"> </w:t>
            </w:r>
            <w:proofErr w:type="spellStart"/>
            <w:r>
              <w:rPr>
                <w:rFonts w:ascii="Atkinson Hyperlegible" w:eastAsia="Atkinson Hyperlegible" w:hAnsi="Atkinson Hyperlegible" w:cs="Atkinson Hyperlegible"/>
                <w:sz w:val="24"/>
                <w:szCs w:val="24"/>
              </w:rPr>
              <w:t>Perkongsian</w:t>
            </w:r>
            <w:proofErr w:type="spellEnd"/>
            <w:r>
              <w:rPr>
                <w:rFonts w:ascii="Atkinson Hyperlegible" w:eastAsia="Atkinson Hyperlegible" w:hAnsi="Atkinson Hyperlegible" w:cs="Atkinson Hyperlegible"/>
                <w:sz w:val="24"/>
                <w:szCs w:val="24"/>
              </w:rPr>
              <w:t xml:space="preserve"> / </w:t>
            </w:r>
            <w:proofErr w:type="spellStart"/>
            <w:r>
              <w:rPr>
                <w:rFonts w:ascii="Atkinson Hyperlegible" w:eastAsia="Atkinson Hyperlegible" w:hAnsi="Atkinson Hyperlegible" w:cs="Atkinson Hyperlegible"/>
                <w:sz w:val="24"/>
                <w:szCs w:val="24"/>
              </w:rPr>
              <w:t>Bimbingan</w:t>
            </w:r>
            <w:proofErr w:type="spellEnd"/>
            <w:r>
              <w:rPr>
                <w:rFonts w:ascii="Atkinson Hyperlegible" w:eastAsia="Atkinson Hyperlegible" w:hAnsi="Atkinson Hyperlegible" w:cs="Atkinson Hyperlegible"/>
                <w:sz w:val="24"/>
                <w:szCs w:val="24"/>
              </w:rPr>
              <w:t xml:space="preserve"> TLLC</w:t>
            </w:r>
          </w:p>
          <w:p w14:paraId="4B2F8435" w14:textId="77777777" w:rsidR="002609A7" w:rsidRDefault="00D34159">
            <w:pPr>
              <w:widowControl w:val="0"/>
              <w:spacing w:line="240" w:lineRule="auto"/>
              <w:rPr>
                <w:rFonts w:ascii="Atkinson Hyperlegible" w:eastAsia="Atkinson Hyperlegible" w:hAnsi="Atkinson Hyperlegible" w:cs="Atkinson Hyperlegible"/>
                <w:i/>
                <w:iCs/>
                <w:sz w:val="24"/>
                <w:szCs w:val="24"/>
              </w:rPr>
            </w:pPr>
            <w:r>
              <w:rPr>
                <w:rFonts w:ascii="Atkinson Hyperlegible" w:eastAsia="Atkinson Hyperlegible" w:hAnsi="Atkinson Hyperlegible" w:cs="Atkinson Hyperlegible"/>
                <w:i/>
                <w:iCs/>
                <w:sz w:val="24"/>
                <w:szCs w:val="24"/>
              </w:rPr>
              <w:t>(</w:t>
            </w:r>
            <w:proofErr w:type="spellStart"/>
            <w:r>
              <w:rPr>
                <w:rFonts w:ascii="Atkinson Hyperlegible" w:eastAsia="Atkinson Hyperlegible" w:hAnsi="Atkinson Hyperlegible" w:cs="Atkinson Hyperlegible"/>
                <w:i/>
                <w:iCs/>
                <w:sz w:val="24"/>
                <w:szCs w:val="24"/>
              </w:rPr>
              <w:t>secara</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ringkas</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kongsikan</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pengalaman</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anda</w:t>
            </w:r>
            <w:proofErr w:type="spellEnd"/>
            <w:r>
              <w:rPr>
                <w:rFonts w:ascii="Atkinson Hyperlegible" w:eastAsia="Atkinson Hyperlegible" w:hAnsi="Atkinson Hyperlegible" w:cs="Atkinson Hyperlegible"/>
                <w:i/>
                <w:iCs/>
                <w:sz w:val="24"/>
                <w:szCs w:val="24"/>
              </w:rPr>
              <w:t xml:space="preserve">, dan </w:t>
            </w:r>
            <w:proofErr w:type="spellStart"/>
            <w:r>
              <w:rPr>
                <w:rFonts w:ascii="Atkinson Hyperlegible" w:eastAsia="Atkinson Hyperlegible" w:hAnsi="Atkinson Hyperlegible" w:cs="Atkinson Hyperlegible"/>
                <w:i/>
                <w:iCs/>
                <w:sz w:val="24"/>
                <w:szCs w:val="24"/>
              </w:rPr>
              <w:t>jika</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ada</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sebarang</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persoalan</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atau</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maklum</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balas</w:t>
            </w:r>
            <w:proofErr w:type="spellEnd"/>
            <w:r>
              <w:rPr>
                <w:rFonts w:ascii="Atkinson Hyperlegible" w:eastAsia="Atkinson Hyperlegible" w:hAnsi="Atkinson Hyperlegible" w:cs="Atkinson Hyperlegible"/>
                <w:i/>
                <w:iCs/>
                <w:sz w:val="24"/>
                <w:szCs w:val="24"/>
              </w:rPr>
              <w:t xml:space="preserve"> </w:t>
            </w:r>
            <w:proofErr w:type="spellStart"/>
            <w:r>
              <w:rPr>
                <w:rFonts w:ascii="Atkinson Hyperlegible" w:eastAsia="Atkinson Hyperlegible" w:hAnsi="Atkinson Hyperlegible" w:cs="Atkinson Hyperlegible"/>
                <w:i/>
                <w:iCs/>
                <w:sz w:val="24"/>
                <w:szCs w:val="24"/>
              </w:rPr>
              <w:t>daripada</w:t>
            </w:r>
            <w:proofErr w:type="spellEnd"/>
            <w:r>
              <w:rPr>
                <w:rFonts w:ascii="Atkinson Hyperlegible" w:eastAsia="Atkinson Hyperlegible" w:hAnsi="Atkinson Hyperlegible" w:cs="Atkinson Hyperlegible"/>
                <w:i/>
                <w:iCs/>
                <w:sz w:val="24"/>
                <w:szCs w:val="24"/>
              </w:rPr>
              <w:t xml:space="preserve"> Buddy)</w:t>
            </w:r>
          </w:p>
        </w:tc>
        <w:tc>
          <w:tcPr>
            <w:tcW w:w="10395" w:type="dxa"/>
            <w:tcMar>
              <w:top w:w="100" w:type="dxa"/>
              <w:left w:w="100" w:type="dxa"/>
              <w:bottom w:w="100" w:type="dxa"/>
              <w:right w:w="100" w:type="dxa"/>
            </w:tcMar>
          </w:tcPr>
          <w:p w14:paraId="78EFB02E" w14:textId="625C2290" w:rsidR="002609A7" w:rsidRDefault="00C13CEC">
            <w:pPr>
              <w:widowControl w:val="0"/>
              <w:spacing w:line="240" w:lineRule="auto"/>
              <w:rPr>
                <w:rFonts w:ascii="Atkinson Hyperlegible" w:eastAsia="Atkinson Hyperlegible" w:hAnsi="Atkinson Hyperlegible" w:cs="Atkinson Hyperlegible"/>
                <w:b/>
                <w:bCs/>
                <w:sz w:val="24"/>
                <w:szCs w:val="24"/>
              </w:rPr>
            </w:pPr>
            <w:proofErr w:type="spellStart"/>
            <w:r>
              <w:rPr>
                <w:rFonts w:ascii="Atkinson Hyperlegible" w:eastAsia="Atkinson Hyperlegible" w:hAnsi="Atkinson Hyperlegible" w:cs="Atkinson Hyperlegible"/>
                <w:b/>
                <w:bCs/>
                <w:sz w:val="24"/>
                <w:szCs w:val="24"/>
              </w:rPr>
              <w:t>Beliau</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memperkenalkan</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aplikasi</w:t>
            </w:r>
            <w:proofErr w:type="spellEnd"/>
            <w:r>
              <w:rPr>
                <w:rFonts w:ascii="Atkinson Hyperlegible" w:eastAsia="Atkinson Hyperlegible" w:hAnsi="Atkinson Hyperlegible" w:cs="Atkinson Hyperlegible"/>
                <w:b/>
                <w:bCs/>
                <w:sz w:val="24"/>
                <w:szCs w:val="24"/>
              </w:rPr>
              <w:t xml:space="preserve"> digital yang </w:t>
            </w:r>
            <w:proofErr w:type="spellStart"/>
            <w:r>
              <w:rPr>
                <w:rFonts w:ascii="Atkinson Hyperlegible" w:eastAsia="Atkinson Hyperlegible" w:hAnsi="Atkinson Hyperlegible" w:cs="Atkinson Hyperlegible"/>
                <w:b/>
                <w:bCs/>
                <w:sz w:val="24"/>
                <w:szCs w:val="24"/>
              </w:rPr>
              <w:t>lebih</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senang</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digunakan</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daripada</w:t>
            </w:r>
            <w:proofErr w:type="spellEnd"/>
            <w:r>
              <w:rPr>
                <w:rFonts w:ascii="Atkinson Hyperlegible" w:eastAsia="Atkinson Hyperlegible" w:hAnsi="Atkinson Hyperlegible" w:cs="Atkinson Hyperlegible"/>
                <w:b/>
                <w:bCs/>
                <w:sz w:val="24"/>
                <w:szCs w:val="24"/>
              </w:rPr>
              <w:t xml:space="preserve"> SPSS </w:t>
            </w:r>
            <w:proofErr w:type="spellStart"/>
            <w:r w:rsidR="008E4DFB">
              <w:rPr>
                <w:rFonts w:ascii="Atkinson Hyperlegible" w:eastAsia="Atkinson Hyperlegible" w:hAnsi="Atkinson Hyperlegible" w:cs="Atkinson Hyperlegible"/>
                <w:b/>
                <w:bCs/>
                <w:sz w:val="24"/>
                <w:szCs w:val="24"/>
              </w:rPr>
              <w:t>iaitu</w:t>
            </w:r>
            <w:proofErr w:type="spellEnd"/>
            <w:r w:rsidR="008E4DFB">
              <w:rPr>
                <w:rFonts w:ascii="Atkinson Hyperlegible" w:eastAsia="Atkinson Hyperlegible" w:hAnsi="Atkinson Hyperlegible" w:cs="Atkinson Hyperlegible"/>
                <w:b/>
                <w:bCs/>
                <w:sz w:val="24"/>
                <w:szCs w:val="24"/>
              </w:rPr>
              <w:t xml:space="preserve"> </w:t>
            </w:r>
            <w:proofErr w:type="spellStart"/>
            <w:r w:rsidR="008E4DFB">
              <w:rPr>
                <w:rFonts w:ascii="Atkinson Hyperlegible" w:eastAsia="Atkinson Hyperlegible" w:hAnsi="Atkinson Hyperlegible" w:cs="Atkinson Hyperlegible"/>
                <w:b/>
                <w:bCs/>
                <w:sz w:val="24"/>
                <w:szCs w:val="24"/>
              </w:rPr>
              <w:t>Jamovi</w:t>
            </w:r>
            <w:proofErr w:type="spellEnd"/>
            <w:r w:rsidR="008E4DFB">
              <w:rPr>
                <w:rFonts w:ascii="Atkinson Hyperlegible" w:eastAsia="Atkinson Hyperlegible" w:hAnsi="Atkinson Hyperlegible" w:cs="Atkinson Hyperlegible"/>
                <w:b/>
                <w:bCs/>
                <w:sz w:val="24"/>
                <w:szCs w:val="24"/>
              </w:rPr>
              <w:t xml:space="preserve"> </w:t>
            </w:r>
            <w:r>
              <w:rPr>
                <w:rFonts w:ascii="Atkinson Hyperlegible" w:eastAsia="Atkinson Hyperlegible" w:hAnsi="Atkinson Hyperlegible" w:cs="Atkinson Hyperlegible"/>
                <w:b/>
                <w:bCs/>
                <w:sz w:val="24"/>
                <w:szCs w:val="24"/>
              </w:rPr>
              <w:t xml:space="preserve">dan </w:t>
            </w:r>
            <w:proofErr w:type="spellStart"/>
            <w:r>
              <w:rPr>
                <w:rFonts w:ascii="Atkinson Hyperlegible" w:eastAsia="Atkinson Hyperlegible" w:hAnsi="Atkinson Hyperlegible" w:cs="Atkinson Hyperlegible"/>
                <w:b/>
                <w:bCs/>
                <w:sz w:val="24"/>
                <w:szCs w:val="24"/>
              </w:rPr>
              <w:t>memberi</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tunjuk</w:t>
            </w:r>
            <w:proofErr w:type="spellEnd"/>
            <w:r>
              <w:rPr>
                <w:rFonts w:ascii="Atkinson Hyperlegible" w:eastAsia="Atkinson Hyperlegible" w:hAnsi="Atkinson Hyperlegible" w:cs="Atkinson Hyperlegible"/>
                <w:b/>
                <w:bCs/>
                <w:sz w:val="24"/>
                <w:szCs w:val="24"/>
              </w:rPr>
              <w:t xml:space="preserve"> ajar </w:t>
            </w:r>
            <w:proofErr w:type="spellStart"/>
            <w:r>
              <w:rPr>
                <w:rFonts w:ascii="Atkinson Hyperlegible" w:eastAsia="Atkinson Hyperlegible" w:hAnsi="Atkinson Hyperlegible" w:cs="Atkinson Hyperlegible"/>
                <w:b/>
                <w:bCs/>
                <w:sz w:val="24"/>
                <w:szCs w:val="24"/>
              </w:rPr>
              <w:t>cara</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untuk</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masukkan</w:t>
            </w:r>
            <w:proofErr w:type="spellEnd"/>
            <w:r>
              <w:rPr>
                <w:rFonts w:ascii="Atkinson Hyperlegible" w:eastAsia="Atkinson Hyperlegible" w:hAnsi="Atkinson Hyperlegible" w:cs="Atkinson Hyperlegible"/>
                <w:b/>
                <w:bCs/>
                <w:sz w:val="24"/>
                <w:szCs w:val="24"/>
              </w:rPr>
              <w:t xml:space="preserve"> data </w:t>
            </w:r>
            <w:proofErr w:type="spellStart"/>
            <w:r>
              <w:rPr>
                <w:rFonts w:ascii="Atkinson Hyperlegible" w:eastAsia="Atkinson Hyperlegible" w:hAnsi="Atkinson Hyperlegible" w:cs="Atkinson Hyperlegible"/>
                <w:b/>
                <w:bCs/>
                <w:sz w:val="24"/>
                <w:szCs w:val="24"/>
              </w:rPr>
              <w:t>kedalam</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aplikasi</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bagi</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tujuan</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analisis</w:t>
            </w:r>
            <w:proofErr w:type="spellEnd"/>
            <w:r>
              <w:rPr>
                <w:rFonts w:ascii="Atkinson Hyperlegible" w:eastAsia="Atkinson Hyperlegible" w:hAnsi="Atkinson Hyperlegible" w:cs="Atkinson Hyperlegible"/>
                <w:b/>
                <w:bCs/>
                <w:sz w:val="24"/>
                <w:szCs w:val="24"/>
              </w:rPr>
              <w:t xml:space="preserve"> data yang </w:t>
            </w:r>
            <w:proofErr w:type="spellStart"/>
            <w:r>
              <w:rPr>
                <w:rFonts w:ascii="Atkinson Hyperlegible" w:eastAsia="Atkinson Hyperlegible" w:hAnsi="Atkinson Hyperlegible" w:cs="Atkinson Hyperlegible"/>
                <w:b/>
                <w:bCs/>
                <w:sz w:val="24"/>
                <w:szCs w:val="24"/>
              </w:rPr>
              <w:t>telah</w:t>
            </w:r>
            <w:proofErr w:type="spellEnd"/>
            <w:r>
              <w:rPr>
                <w:rFonts w:ascii="Atkinson Hyperlegible" w:eastAsia="Atkinson Hyperlegible" w:hAnsi="Atkinson Hyperlegible" w:cs="Atkinson Hyperlegible"/>
                <w:b/>
                <w:bCs/>
                <w:sz w:val="24"/>
                <w:szCs w:val="24"/>
              </w:rPr>
              <w:t xml:space="preserve"> </w:t>
            </w:r>
            <w:proofErr w:type="spellStart"/>
            <w:r>
              <w:rPr>
                <w:rFonts w:ascii="Atkinson Hyperlegible" w:eastAsia="Atkinson Hyperlegible" w:hAnsi="Atkinson Hyperlegible" w:cs="Atkinson Hyperlegible"/>
                <w:b/>
                <w:bCs/>
                <w:sz w:val="24"/>
                <w:szCs w:val="24"/>
              </w:rPr>
              <w:t>dikumpul</w:t>
            </w:r>
            <w:proofErr w:type="spellEnd"/>
            <w:r>
              <w:rPr>
                <w:rFonts w:ascii="Atkinson Hyperlegible" w:eastAsia="Atkinson Hyperlegible" w:hAnsi="Atkinson Hyperlegible" w:cs="Atkinson Hyperlegible"/>
                <w:b/>
                <w:bCs/>
                <w:sz w:val="24"/>
                <w:szCs w:val="24"/>
              </w:rPr>
              <w:t>.</w:t>
            </w:r>
          </w:p>
        </w:tc>
      </w:tr>
    </w:tbl>
    <w:p w14:paraId="1C51FE8E" w14:textId="77777777" w:rsidR="002609A7" w:rsidRDefault="002609A7">
      <w:pPr>
        <w:rPr>
          <w:rFonts w:ascii="Montserrat" w:eastAsia="Montserrat" w:hAnsi="Montserrat" w:cs="Montserrat"/>
          <w:sz w:val="28"/>
          <w:szCs w:val="28"/>
        </w:rPr>
      </w:pPr>
    </w:p>
    <w:p w14:paraId="109F3E98" w14:textId="77777777" w:rsidR="002609A7" w:rsidRDefault="002609A7">
      <w:pPr>
        <w:rPr>
          <w:rFonts w:ascii="Montserrat" w:eastAsia="Montserrat" w:hAnsi="Montserrat" w:cs="Montserrat"/>
          <w:sz w:val="28"/>
          <w:szCs w:val="28"/>
        </w:rPr>
      </w:pPr>
    </w:p>
    <w:tbl>
      <w:tblPr>
        <w:tblStyle w:val="a1"/>
        <w:tblW w:w="13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4"/>
        <w:gridCol w:w="3515"/>
        <w:gridCol w:w="3515"/>
        <w:gridCol w:w="3493"/>
      </w:tblGrid>
      <w:tr w:rsidR="002609A7" w14:paraId="19C3CC0C" w14:textId="77777777">
        <w:trPr>
          <w:trHeight w:val="480"/>
        </w:trPr>
        <w:tc>
          <w:tcPr>
            <w:tcW w:w="13955" w:type="dxa"/>
            <w:gridSpan w:val="4"/>
            <w:shd w:val="clear" w:color="auto" w:fill="34B4B0"/>
            <w:tcMar>
              <w:top w:w="100" w:type="dxa"/>
              <w:left w:w="100" w:type="dxa"/>
              <w:bottom w:w="100" w:type="dxa"/>
              <w:right w:w="100" w:type="dxa"/>
            </w:tcMar>
          </w:tcPr>
          <w:p w14:paraId="4830F8C0" w14:textId="77777777" w:rsidR="002609A7" w:rsidRDefault="00D34159">
            <w:pPr>
              <w:widowControl w:val="0"/>
              <w:spacing w:line="240" w:lineRule="auto"/>
              <w:rPr>
                <w:rFonts w:ascii="Montserrat" w:eastAsia="Montserrat" w:hAnsi="Montserrat" w:cs="Montserrat"/>
                <w:color w:val="0000FF"/>
                <w:sz w:val="28"/>
                <w:szCs w:val="28"/>
              </w:rPr>
            </w:pPr>
            <w:r>
              <w:rPr>
                <w:rFonts w:ascii="Montserrat" w:eastAsia="Montserrat" w:hAnsi="Montserrat" w:cs="Montserrat"/>
                <w:b/>
                <w:bCs/>
                <w:sz w:val="24"/>
                <w:szCs w:val="24"/>
              </w:rPr>
              <w:t xml:space="preserve">1. Find &amp; </w:t>
            </w:r>
            <w:proofErr w:type="spellStart"/>
            <w:r>
              <w:rPr>
                <w:rFonts w:ascii="Montserrat" w:eastAsia="Montserrat" w:hAnsi="Montserrat" w:cs="Montserrat"/>
                <w:b/>
                <w:bCs/>
                <w:sz w:val="24"/>
                <w:szCs w:val="24"/>
              </w:rPr>
              <w:t>Analyze</w:t>
            </w:r>
            <w:proofErr w:type="spellEnd"/>
            <w:r>
              <w:rPr>
                <w:rFonts w:ascii="Montserrat" w:eastAsia="Montserrat" w:hAnsi="Montserrat" w:cs="Montserrat"/>
                <w:b/>
                <w:bCs/>
                <w:sz w:val="24"/>
                <w:szCs w:val="24"/>
              </w:rPr>
              <w:t xml:space="preserve"> (Cari, </w:t>
            </w:r>
            <w:proofErr w:type="spellStart"/>
            <w:r>
              <w:rPr>
                <w:rFonts w:ascii="Montserrat" w:eastAsia="Montserrat" w:hAnsi="Montserrat" w:cs="Montserrat"/>
                <w:b/>
                <w:bCs/>
                <w:sz w:val="24"/>
                <w:szCs w:val="24"/>
              </w:rPr>
              <w:t>Analisis</w:t>
            </w:r>
            <w:proofErr w:type="spellEnd"/>
            <w:r>
              <w:rPr>
                <w:rFonts w:ascii="Montserrat" w:eastAsia="Montserrat" w:hAnsi="Montserrat" w:cs="Montserrat"/>
                <w:b/>
                <w:bCs/>
                <w:sz w:val="24"/>
                <w:szCs w:val="24"/>
              </w:rPr>
              <w:t xml:space="preserve">) - </w:t>
            </w:r>
            <w:r>
              <w:rPr>
                <w:rFonts w:ascii="Montserrat" w:eastAsia="Montserrat" w:hAnsi="Montserrat" w:cs="Montserrat"/>
                <w:b/>
                <w:bCs/>
                <w:color w:val="0000FF"/>
                <w:sz w:val="24"/>
                <w:szCs w:val="24"/>
              </w:rPr>
              <w:t xml:space="preserve">School Application 1 &amp; 2 </w:t>
            </w:r>
          </w:p>
        </w:tc>
      </w:tr>
      <w:tr w:rsidR="002609A7" w14:paraId="5D3118CA" w14:textId="77777777">
        <w:trPr>
          <w:trHeight w:val="480"/>
        </w:trPr>
        <w:tc>
          <w:tcPr>
            <w:tcW w:w="13955" w:type="dxa"/>
            <w:gridSpan w:val="4"/>
            <w:tcMar>
              <w:top w:w="100" w:type="dxa"/>
              <w:left w:w="100" w:type="dxa"/>
              <w:bottom w:w="100" w:type="dxa"/>
              <w:right w:w="100" w:type="dxa"/>
            </w:tcMar>
          </w:tcPr>
          <w:p w14:paraId="0777AA3A" w14:textId="77777777" w:rsidR="002609A7" w:rsidRDefault="00D34159">
            <w:pPr>
              <w:widowControl w:val="0"/>
              <w:spacing w:line="240" w:lineRule="auto"/>
              <w:rPr>
                <w:rFonts w:ascii="Montserrat" w:eastAsia="Montserrat" w:hAnsi="Montserrat" w:cs="Montserrat"/>
                <w:b/>
                <w:bCs/>
                <w:sz w:val="24"/>
                <w:szCs w:val="24"/>
              </w:rPr>
            </w:pPr>
            <w:r>
              <w:rPr>
                <w:rFonts w:ascii="Montserrat" w:eastAsia="Montserrat" w:hAnsi="Montserrat" w:cs="Montserrat"/>
                <w:b/>
                <w:bCs/>
                <w:sz w:val="24"/>
                <w:szCs w:val="24"/>
              </w:rPr>
              <w:t xml:space="preserve">a) </w:t>
            </w:r>
            <w:proofErr w:type="spellStart"/>
            <w:r>
              <w:rPr>
                <w:rFonts w:ascii="Montserrat" w:eastAsia="Montserrat" w:hAnsi="Montserrat" w:cs="Montserrat"/>
                <w:b/>
                <w:bCs/>
                <w:sz w:val="24"/>
                <w:szCs w:val="24"/>
              </w:rPr>
              <w:t>Penetapan</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Fokus</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Projek</w:t>
            </w:r>
            <w:proofErr w:type="spellEnd"/>
          </w:p>
          <w:p w14:paraId="14CA1996"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Isu/ </w:t>
            </w:r>
            <w:proofErr w:type="spellStart"/>
            <w:r>
              <w:rPr>
                <w:rFonts w:ascii="Atkinson Hyperlegible" w:eastAsia="Atkinson Hyperlegible" w:hAnsi="Atkinson Hyperlegible" w:cs="Atkinson Hyperlegible"/>
                <w:i/>
                <w:iCs/>
                <w:color w:val="666666"/>
                <w:highlight w:val="white"/>
              </w:rPr>
              <w:t>Keperluan</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dikenal</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pasti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boleh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ditangani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dengan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memfokuskan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kepada</w:t>
            </w:r>
            <w:proofErr w:type="spellEnd"/>
            <w:r>
              <w:rPr>
                <w:rFonts w:ascii="Atkinson Hyperlegible" w:eastAsia="Atkinson Hyperlegible" w:hAnsi="Atkinson Hyperlegible" w:cs="Atkinson Hyperlegible"/>
                <w:i/>
                <w:iCs/>
                <w:color w:val="666666"/>
                <w:highlight w:val="white"/>
              </w:rPr>
              <w:br/>
            </w:r>
          </w:p>
          <w:p w14:paraId="284450E8" w14:textId="77777777" w:rsidR="002609A7" w:rsidRDefault="00D34159">
            <w:pPr>
              <w:numPr>
                <w:ilvl w:val="0"/>
                <w:numId w:val="18"/>
              </w:numPr>
              <w:spacing w:line="240" w:lineRule="auto"/>
            </w:pPr>
            <w:proofErr w:type="spellStart"/>
            <w:r>
              <w:t>Projek</w:t>
            </w:r>
            <w:proofErr w:type="spellEnd"/>
            <w:r>
              <w:t xml:space="preserve"> Akademik   ATAU  </w:t>
            </w:r>
          </w:p>
          <w:p w14:paraId="5FE09DB6" w14:textId="77777777" w:rsidR="002609A7" w:rsidRPr="00C13CEC" w:rsidRDefault="00D34159">
            <w:pPr>
              <w:numPr>
                <w:ilvl w:val="0"/>
                <w:numId w:val="18"/>
              </w:numPr>
              <w:spacing w:line="240" w:lineRule="auto"/>
              <w:rPr>
                <w:lang w:val="fi-FI"/>
              </w:rPr>
            </w:pPr>
            <w:r w:rsidRPr="00C13CEC">
              <w:rPr>
                <w:lang w:val="fi-FI"/>
              </w:rPr>
              <w:t>Projek Ko-kurikulum dan Lain-lain</w:t>
            </w:r>
          </w:p>
          <w:p w14:paraId="470F2941" w14:textId="77777777" w:rsidR="002609A7" w:rsidRPr="00C13CEC" w:rsidRDefault="002609A7">
            <w:pPr>
              <w:widowControl w:val="0"/>
              <w:spacing w:line="240" w:lineRule="auto"/>
              <w:rPr>
                <w:color w:val="666666"/>
                <w:sz w:val="20"/>
                <w:szCs w:val="20"/>
                <w:highlight w:val="white"/>
                <w:lang w:val="fi-FI"/>
              </w:rPr>
            </w:pPr>
          </w:p>
          <w:p w14:paraId="2BAE9029" w14:textId="74A6A1C5" w:rsidR="002609A7" w:rsidRDefault="00D34159">
            <w:pPr>
              <w:widowControl w:val="0"/>
              <w:spacing w:line="240" w:lineRule="auto"/>
              <w:rPr>
                <w:rFonts w:ascii="Atkinson Hyperlegible" w:eastAsia="Atkinson Hyperlegible" w:hAnsi="Atkinson Hyperlegible" w:cs="Atkinson Hyperlegible"/>
                <w:i/>
                <w:iCs/>
                <w:color w:val="0000FF"/>
                <w:highlight w:val="white"/>
              </w:rPr>
            </w:pPr>
            <w:proofErr w:type="spellStart"/>
            <w:r>
              <w:rPr>
                <w:rFonts w:ascii="Atkinson Hyperlegible" w:eastAsia="Atkinson Hyperlegible" w:hAnsi="Atkinson Hyperlegible" w:cs="Atkinson Hyperlegible"/>
                <w:color w:val="0000FF"/>
                <w:highlight w:val="white"/>
              </w:rPr>
              <w:t>Jawapan</w:t>
            </w:r>
            <w:proofErr w:type="spellEnd"/>
            <w:r>
              <w:rPr>
                <w:rFonts w:ascii="Atkinson Hyperlegible" w:eastAsia="Atkinson Hyperlegible" w:hAnsi="Atkinson Hyperlegible" w:cs="Atkinson Hyperlegible"/>
                <w:i/>
                <w:iCs/>
                <w:color w:val="0000FF"/>
                <w:highlight w:val="white"/>
              </w:rPr>
              <w:t xml:space="preserve"> (Akademik / Ko-</w:t>
            </w:r>
            <w:proofErr w:type="spellStart"/>
            <w:r>
              <w:rPr>
                <w:rFonts w:ascii="Atkinson Hyperlegible" w:eastAsia="Atkinson Hyperlegible" w:hAnsi="Atkinson Hyperlegible" w:cs="Atkinson Hyperlegible"/>
                <w:i/>
                <w:iCs/>
                <w:color w:val="0000FF"/>
                <w:highlight w:val="white"/>
              </w:rPr>
              <w:t>kurikulum</w:t>
            </w:r>
            <w:proofErr w:type="spellEnd"/>
            <w:r>
              <w:rPr>
                <w:rFonts w:ascii="Atkinson Hyperlegible" w:eastAsia="Atkinson Hyperlegible" w:hAnsi="Atkinson Hyperlegible" w:cs="Atkinson Hyperlegible"/>
                <w:i/>
                <w:iCs/>
                <w:color w:val="0000FF"/>
                <w:highlight w:val="white"/>
              </w:rPr>
              <w:t xml:space="preserve"> / Lain-lain)</w:t>
            </w:r>
            <w:r>
              <w:rPr>
                <w:rFonts w:ascii="Atkinson Hyperlegible" w:eastAsia="Atkinson Hyperlegible" w:hAnsi="Atkinson Hyperlegible" w:cs="Atkinson Hyperlegible"/>
                <w:color w:val="0000FF"/>
                <w:highlight w:val="white"/>
              </w:rPr>
              <w:t>:</w:t>
            </w:r>
            <w:r w:rsidR="00C13CEC">
              <w:rPr>
                <w:rFonts w:ascii="Atkinson Hyperlegible" w:eastAsia="Atkinson Hyperlegible" w:hAnsi="Atkinson Hyperlegible" w:cs="Atkinson Hyperlegible"/>
                <w:color w:val="0000FF"/>
                <w:highlight w:val="white"/>
              </w:rPr>
              <w:t xml:space="preserve"> </w:t>
            </w:r>
            <w:ins w:id="6" w:author="CHAN KIN WEI KM-Pensyarah" w:date="2026-01-24T02:53:00Z">
              <w:r w:rsidRPr="00C13CEC">
                <w:rPr>
                  <w:rFonts w:ascii="Atkinson Hyperlegible" w:eastAsia="Atkinson Hyperlegible" w:hAnsi="Atkinson Hyperlegible" w:cs="Atkinson Hyperlegible"/>
                  <w:color w:val="000000" w:themeColor="text1"/>
                  <w:highlight w:val="white"/>
                </w:rPr>
                <w:t xml:space="preserve">Akademik-Evaluating </w:t>
              </w:r>
              <w:proofErr w:type="gramStart"/>
              <w:r w:rsidRPr="00C13CEC">
                <w:rPr>
                  <w:rFonts w:ascii="Atkinson Hyperlegible" w:eastAsia="Atkinson Hyperlegible" w:hAnsi="Atkinson Hyperlegible" w:cs="Atkinson Hyperlegible"/>
                  <w:color w:val="000000" w:themeColor="text1"/>
                  <w:highlight w:val="white"/>
                </w:rPr>
                <w:t>The</w:t>
              </w:r>
              <w:proofErr w:type="gramEnd"/>
              <w:r w:rsidRPr="00C13CEC">
                <w:rPr>
                  <w:rFonts w:ascii="Atkinson Hyperlegible" w:eastAsia="Atkinson Hyperlegible" w:hAnsi="Atkinson Hyperlegible" w:cs="Atkinson Hyperlegible"/>
                  <w:color w:val="000000" w:themeColor="text1"/>
                  <w:highlight w:val="white"/>
                </w:rPr>
                <w:t xml:space="preserve"> Accuracy of </w:t>
              </w:r>
              <w:proofErr w:type="spellStart"/>
              <w:r w:rsidRPr="00C13CEC">
                <w:rPr>
                  <w:rFonts w:ascii="Atkinson Hyperlegible" w:eastAsia="Atkinson Hyperlegible" w:hAnsi="Atkinson Hyperlegible" w:cs="Atkinson Hyperlegible"/>
                  <w:color w:val="000000" w:themeColor="text1"/>
                  <w:highlight w:val="white"/>
                </w:rPr>
                <w:t>Chatgpt</w:t>
              </w:r>
              <w:proofErr w:type="spellEnd"/>
              <w:r w:rsidRPr="00C13CEC">
                <w:rPr>
                  <w:rFonts w:ascii="Atkinson Hyperlegible" w:eastAsia="Atkinson Hyperlegible" w:hAnsi="Atkinson Hyperlegible" w:cs="Atkinson Hyperlegible"/>
                  <w:color w:val="000000" w:themeColor="text1"/>
                  <w:highlight w:val="white"/>
                </w:rPr>
                <w:t xml:space="preserve"> in Assessing Students’ Essay</w:t>
              </w:r>
            </w:ins>
          </w:p>
          <w:p w14:paraId="62DD3DCC" w14:textId="77777777" w:rsidR="002609A7" w:rsidRDefault="002609A7">
            <w:pPr>
              <w:widowControl w:val="0"/>
              <w:spacing w:line="240" w:lineRule="auto"/>
              <w:rPr>
                <w:rFonts w:ascii="Atkinson Hyperlegible" w:eastAsia="Atkinson Hyperlegible" w:hAnsi="Atkinson Hyperlegible" w:cs="Atkinson Hyperlegible"/>
                <w:color w:val="0000FF"/>
                <w:highlight w:val="white"/>
              </w:rPr>
            </w:pPr>
          </w:p>
          <w:p w14:paraId="5C98B132"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proofErr w:type="spellStart"/>
            <w:r>
              <w:rPr>
                <w:rFonts w:ascii="Atkinson Hyperlegible" w:eastAsia="Atkinson Hyperlegible" w:hAnsi="Atkinson Hyperlegible" w:cs="Atkinson Hyperlegible"/>
                <w:color w:val="0000FF"/>
                <w:highlight w:val="white"/>
              </w:rPr>
              <w:t>Huraian</w:t>
            </w:r>
            <w:proofErr w:type="spellEnd"/>
            <w:r>
              <w:rPr>
                <w:rFonts w:ascii="Atkinson Hyperlegible" w:eastAsia="Atkinson Hyperlegible" w:hAnsi="Atkinson Hyperlegible" w:cs="Atkinson Hyperlegible"/>
                <w:color w:val="0000FF"/>
                <w:highlight w:val="white"/>
              </w:rPr>
              <w:t xml:space="preserve"> </w:t>
            </w:r>
            <w:proofErr w:type="spellStart"/>
            <w:r>
              <w:rPr>
                <w:rFonts w:ascii="Atkinson Hyperlegible" w:eastAsia="Atkinson Hyperlegible" w:hAnsi="Atkinson Hyperlegible" w:cs="Atkinson Hyperlegible"/>
                <w:color w:val="0000FF"/>
                <w:highlight w:val="white"/>
              </w:rPr>
              <w:t>ringkas</w:t>
            </w:r>
            <w:proofErr w:type="spellEnd"/>
            <w:r>
              <w:rPr>
                <w:rFonts w:ascii="Atkinson Hyperlegible" w:eastAsia="Atkinson Hyperlegible" w:hAnsi="Atkinson Hyperlegible" w:cs="Atkinson Hyperlegible"/>
                <w:color w:val="0000FF"/>
                <w:highlight w:val="white"/>
              </w:rPr>
              <w:t xml:space="preserve">: </w:t>
            </w:r>
            <w:proofErr w:type="spellStart"/>
            <w:ins w:id="7" w:author="CHAN KIN WEI KM-Pensyarah" w:date="2026-01-24T02:53:00Z">
              <w:r w:rsidRPr="00C13CEC">
                <w:rPr>
                  <w:rFonts w:ascii="Atkinson Hyperlegible" w:eastAsia="Atkinson Hyperlegible" w:hAnsi="Atkinson Hyperlegible" w:cs="Atkinson Hyperlegible"/>
                  <w:color w:val="000000" w:themeColor="text1"/>
                  <w:highlight w:val="white"/>
                </w:rPr>
                <w:t>Merujuk</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kepada</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keputusan</w:t>
              </w:r>
              <w:proofErr w:type="spellEnd"/>
              <w:r w:rsidRPr="00C13CEC">
                <w:rPr>
                  <w:rFonts w:ascii="Atkinson Hyperlegible" w:eastAsia="Atkinson Hyperlegible" w:hAnsi="Atkinson Hyperlegible" w:cs="Atkinson Hyperlegible"/>
                  <w:color w:val="000000" w:themeColor="text1"/>
                  <w:highlight w:val="white"/>
                </w:rPr>
                <w:t xml:space="preserve"> MUET </w:t>
              </w:r>
              <w:proofErr w:type="spellStart"/>
              <w:r w:rsidRPr="00C13CEC">
                <w:rPr>
                  <w:rFonts w:ascii="Atkinson Hyperlegible" w:eastAsia="Atkinson Hyperlegible" w:hAnsi="Atkinson Hyperlegible" w:cs="Atkinson Hyperlegible"/>
                  <w:color w:val="000000" w:themeColor="text1"/>
                  <w:highlight w:val="white"/>
                </w:rPr>
                <w:t>pelajar</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matrikulasi</w:t>
              </w:r>
              <w:proofErr w:type="spellEnd"/>
              <w:r w:rsidRPr="00C13CEC">
                <w:rPr>
                  <w:rFonts w:ascii="Atkinson Hyperlegible" w:eastAsia="Atkinson Hyperlegible" w:hAnsi="Atkinson Hyperlegible" w:cs="Atkinson Hyperlegible"/>
                  <w:color w:val="000000" w:themeColor="text1"/>
                  <w:highlight w:val="white"/>
                </w:rPr>
                <w:t xml:space="preserve"> 2024/2025, 69 %</w:t>
              </w:r>
              <w:proofErr w:type="spellStart"/>
              <w:proofErr w:type="gramStart"/>
              <w:r w:rsidRPr="00C13CEC">
                <w:rPr>
                  <w:rFonts w:ascii="Atkinson Hyperlegible" w:eastAsia="Atkinson Hyperlegible" w:hAnsi="Atkinson Hyperlegible" w:cs="Atkinson Hyperlegible"/>
                  <w:color w:val="000000" w:themeColor="text1"/>
                  <w:highlight w:val="white"/>
                </w:rPr>
                <w:t>pelajar</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mencapai</w:t>
              </w:r>
              <w:proofErr w:type="spellEnd"/>
              <w:proofErr w:type="gramEnd"/>
              <w:r w:rsidRPr="00C13CEC">
                <w:rPr>
                  <w:rFonts w:ascii="Atkinson Hyperlegible" w:eastAsia="Atkinson Hyperlegible" w:hAnsi="Atkinson Hyperlegible" w:cs="Atkinson Hyperlegible"/>
                  <w:color w:val="000000" w:themeColor="text1"/>
                  <w:highlight w:val="white"/>
                </w:rPr>
                <w:t xml:space="preserve"> band 3 </w:t>
              </w:r>
              <w:proofErr w:type="spellStart"/>
              <w:r w:rsidRPr="00C13CEC">
                <w:rPr>
                  <w:rFonts w:ascii="Atkinson Hyperlegible" w:eastAsia="Atkinson Hyperlegible" w:hAnsi="Atkinson Hyperlegible" w:cs="Atkinson Hyperlegible"/>
                  <w:color w:val="000000" w:themeColor="text1"/>
                  <w:highlight w:val="white"/>
                </w:rPr>
                <w:t>ke</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bawah</w:t>
              </w:r>
              <w:proofErr w:type="spellEnd"/>
              <w:r w:rsidRPr="00C13CEC">
                <w:rPr>
                  <w:rFonts w:ascii="Atkinson Hyperlegible" w:eastAsia="Atkinson Hyperlegible" w:hAnsi="Atkinson Hyperlegible" w:cs="Atkinson Hyperlegible"/>
                  <w:color w:val="000000" w:themeColor="text1"/>
                  <w:highlight w:val="white"/>
                </w:rPr>
                <w:t xml:space="preserve"> </w:t>
              </w:r>
              <w:proofErr w:type="spellStart"/>
              <w:r w:rsidRPr="00C13CEC">
                <w:rPr>
                  <w:rFonts w:ascii="Atkinson Hyperlegible" w:eastAsia="Atkinson Hyperlegible" w:hAnsi="Atkinson Hyperlegible" w:cs="Atkinson Hyperlegible"/>
                  <w:color w:val="000000" w:themeColor="text1"/>
                  <w:highlight w:val="white"/>
                </w:rPr>
                <w:t>bagi</w:t>
              </w:r>
              <w:proofErr w:type="spellEnd"/>
              <w:r w:rsidRPr="00C13CEC">
                <w:rPr>
                  <w:rFonts w:ascii="Atkinson Hyperlegible" w:eastAsia="Atkinson Hyperlegible" w:hAnsi="Atkinson Hyperlegible" w:cs="Atkinson Hyperlegible"/>
                  <w:color w:val="000000" w:themeColor="text1"/>
                  <w:highlight w:val="white"/>
                </w:rPr>
                <w:t xml:space="preserve"> Writing Skill </w:t>
              </w:r>
            </w:ins>
          </w:p>
          <w:p w14:paraId="68D2AF31" w14:textId="77777777" w:rsidR="002609A7" w:rsidRDefault="002609A7">
            <w:pPr>
              <w:widowControl w:val="0"/>
              <w:spacing w:line="240" w:lineRule="auto"/>
              <w:rPr>
                <w:rFonts w:ascii="Atkinson Hyperlegible" w:eastAsia="Atkinson Hyperlegible" w:hAnsi="Atkinson Hyperlegible" w:cs="Atkinson Hyperlegible"/>
                <w:color w:val="0000FF"/>
                <w:highlight w:val="white"/>
              </w:rPr>
            </w:pPr>
          </w:p>
          <w:p w14:paraId="7597D772" w14:textId="77777777" w:rsidR="002609A7" w:rsidRDefault="002609A7">
            <w:pPr>
              <w:widowControl w:val="0"/>
              <w:spacing w:line="240" w:lineRule="auto"/>
              <w:rPr>
                <w:color w:val="666666"/>
                <w:sz w:val="20"/>
                <w:szCs w:val="20"/>
                <w:highlight w:val="white"/>
              </w:rPr>
            </w:pPr>
          </w:p>
        </w:tc>
      </w:tr>
      <w:tr w:rsidR="002609A7" w14:paraId="32C5B592" w14:textId="77777777">
        <w:trPr>
          <w:trHeight w:val="480"/>
        </w:trPr>
        <w:tc>
          <w:tcPr>
            <w:tcW w:w="13955" w:type="dxa"/>
            <w:gridSpan w:val="4"/>
            <w:tcMar>
              <w:top w:w="100" w:type="dxa"/>
              <w:left w:w="100" w:type="dxa"/>
              <w:bottom w:w="100" w:type="dxa"/>
              <w:right w:w="100" w:type="dxa"/>
            </w:tcMar>
          </w:tcPr>
          <w:p w14:paraId="3F90D845" w14:textId="77777777" w:rsidR="002609A7" w:rsidRDefault="00D34159">
            <w:pPr>
              <w:widowControl w:val="0"/>
              <w:spacing w:line="240" w:lineRule="auto"/>
              <w:rPr>
                <w:rFonts w:ascii="Montserrat" w:eastAsia="Montserrat" w:hAnsi="Montserrat" w:cs="Montserrat"/>
                <w:sz w:val="28"/>
                <w:szCs w:val="28"/>
              </w:rPr>
            </w:pPr>
            <w:r>
              <w:rPr>
                <w:rFonts w:ascii="Montserrat" w:eastAsia="Montserrat" w:hAnsi="Montserrat" w:cs="Montserrat"/>
                <w:b/>
                <w:bCs/>
                <w:sz w:val="24"/>
                <w:szCs w:val="24"/>
              </w:rPr>
              <w:t>b) Data Awal</w:t>
            </w:r>
          </w:p>
        </w:tc>
      </w:tr>
      <w:tr w:rsidR="002609A7" w14:paraId="0798BED9" w14:textId="77777777">
        <w:tc>
          <w:tcPr>
            <w:tcW w:w="3435" w:type="dxa"/>
            <w:tcMar>
              <w:top w:w="100" w:type="dxa"/>
              <w:left w:w="100" w:type="dxa"/>
              <w:bottom w:w="100" w:type="dxa"/>
              <w:right w:w="100" w:type="dxa"/>
            </w:tcMar>
          </w:tcPr>
          <w:p w14:paraId="65D36818" w14:textId="77777777" w:rsidR="002609A7" w:rsidRDefault="002609A7">
            <w:pPr>
              <w:widowControl w:val="0"/>
              <w:spacing w:line="240" w:lineRule="auto"/>
              <w:rPr>
                <w:rFonts w:ascii="Montserrat" w:eastAsia="Montserrat" w:hAnsi="Montserrat" w:cs="Montserrat"/>
                <w:b/>
                <w:bCs/>
              </w:rPr>
            </w:pPr>
          </w:p>
        </w:tc>
        <w:tc>
          <w:tcPr>
            <w:tcW w:w="3514" w:type="dxa"/>
            <w:shd w:val="clear" w:color="auto" w:fill="C9DAF8"/>
            <w:tcMar>
              <w:top w:w="100" w:type="dxa"/>
              <w:left w:w="100" w:type="dxa"/>
              <w:bottom w:w="100" w:type="dxa"/>
              <w:right w:w="100" w:type="dxa"/>
            </w:tcMar>
          </w:tcPr>
          <w:p w14:paraId="7A4D5A8D"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Pertama</w:t>
            </w:r>
            <w:proofErr w:type="spellEnd"/>
          </w:p>
        </w:tc>
        <w:tc>
          <w:tcPr>
            <w:tcW w:w="3514" w:type="dxa"/>
            <w:shd w:val="clear" w:color="auto" w:fill="FFF2CC"/>
            <w:tcMar>
              <w:top w:w="100" w:type="dxa"/>
              <w:left w:w="100" w:type="dxa"/>
              <w:bottom w:w="100" w:type="dxa"/>
              <w:right w:w="100" w:type="dxa"/>
            </w:tcMar>
          </w:tcPr>
          <w:p w14:paraId="0497BA67"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Kedua</w:t>
            </w:r>
            <w:proofErr w:type="spellEnd"/>
          </w:p>
        </w:tc>
        <w:tc>
          <w:tcPr>
            <w:tcW w:w="3492" w:type="dxa"/>
            <w:shd w:val="clear" w:color="auto" w:fill="EAD1DC"/>
            <w:tcMar>
              <w:top w:w="100" w:type="dxa"/>
              <w:left w:w="100" w:type="dxa"/>
              <w:bottom w:w="100" w:type="dxa"/>
              <w:right w:w="100" w:type="dxa"/>
            </w:tcMar>
          </w:tcPr>
          <w:p w14:paraId="4BD6B98A"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Ketiga</w:t>
            </w:r>
            <w:proofErr w:type="spellEnd"/>
          </w:p>
        </w:tc>
      </w:tr>
      <w:tr w:rsidR="002609A7" w:rsidRPr="00742E67" w14:paraId="21AB906D" w14:textId="77777777">
        <w:tc>
          <w:tcPr>
            <w:tcW w:w="3435" w:type="dxa"/>
            <w:tcMar>
              <w:top w:w="100" w:type="dxa"/>
              <w:left w:w="100" w:type="dxa"/>
              <w:bottom w:w="100" w:type="dxa"/>
              <w:right w:w="100" w:type="dxa"/>
            </w:tcMar>
          </w:tcPr>
          <w:p w14:paraId="09DE4AE6"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lastRenderedPageBreak/>
              <w:t xml:space="preserve">1.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sumber</w:t>
            </w:r>
            <w:proofErr w:type="spellEnd"/>
            <w:r>
              <w:rPr>
                <w:rFonts w:ascii="Atkinson Hyperlegible" w:eastAsia="Atkinson Hyperlegible" w:hAnsi="Atkinson Hyperlegible" w:cs="Atkinson Hyperlegible"/>
                <w:i/>
                <w:iCs/>
                <w:color w:val="666666"/>
                <w:highlight w:val="white"/>
              </w:rPr>
              <w:t xml:space="preserve"> data yang </w:t>
            </w:r>
            <w:proofErr w:type="spellStart"/>
            <w:r>
              <w:rPr>
                <w:rFonts w:ascii="Atkinson Hyperlegible" w:eastAsia="Atkinson Hyperlegible" w:hAnsi="Atkinson Hyperlegible" w:cs="Atkinson Hyperlegible"/>
                <w:i/>
                <w:iCs/>
                <w:color w:val="666666"/>
                <w:highlight w:val="white"/>
              </w:rPr>
              <w:t>digunakan</w:t>
            </w:r>
            <w:proofErr w:type="spellEnd"/>
            <w:r>
              <w:rPr>
                <w:rFonts w:ascii="Atkinson Hyperlegible" w:eastAsia="Atkinson Hyperlegible" w:hAnsi="Atkinson Hyperlegible" w:cs="Atkinson Hyperlegible"/>
                <w:i/>
                <w:iCs/>
                <w:color w:val="666666"/>
                <w:highlight w:val="white"/>
              </w:rPr>
              <w:t>?</w:t>
            </w:r>
          </w:p>
          <w:p w14:paraId="2FEC18A5" w14:textId="77777777" w:rsidR="002609A7" w:rsidRPr="00C13CEC" w:rsidRDefault="00D34159">
            <w:pPr>
              <w:widowControl w:val="0"/>
              <w:spacing w:line="240" w:lineRule="auto"/>
              <w:rPr>
                <w:rFonts w:ascii="Atkinson Hyperlegible" w:eastAsia="Atkinson Hyperlegible" w:hAnsi="Atkinson Hyperlegible" w:cs="Atkinson Hyperlegible"/>
                <w:b/>
                <w:bCs/>
                <w:i/>
                <w:iCs/>
                <w:color w:val="666666"/>
                <w:highlight w:val="white"/>
                <w:u w:val="single"/>
                <w:lang w:val="fi-FI"/>
              </w:rPr>
            </w:pPr>
            <w:r w:rsidRPr="00C13CEC">
              <w:rPr>
                <w:rFonts w:ascii="Atkinson Hyperlegible" w:eastAsia="Atkinson Hyperlegible" w:hAnsi="Atkinson Hyperlegible" w:cs="Atkinson Hyperlegible"/>
                <w:i/>
                <w:iCs/>
                <w:color w:val="666666"/>
                <w:highlight w:val="white"/>
                <w:lang w:val="fi-FI"/>
              </w:rPr>
              <w:t>*</w:t>
            </w:r>
            <w:r w:rsidRPr="00C13CEC">
              <w:rPr>
                <w:rFonts w:ascii="Atkinson Hyperlegible" w:eastAsia="Atkinson Hyperlegible" w:hAnsi="Atkinson Hyperlegible" w:cs="Atkinson Hyperlegible"/>
                <w:b/>
                <w:bCs/>
                <w:i/>
                <w:iCs/>
                <w:color w:val="666666"/>
                <w:highlight w:val="white"/>
                <w:u w:val="single"/>
                <w:lang w:val="fi-FI"/>
              </w:rPr>
              <w:t>Akan diukur semula pada akhir projek</w:t>
            </w:r>
          </w:p>
        </w:tc>
        <w:tc>
          <w:tcPr>
            <w:tcW w:w="3514" w:type="dxa"/>
            <w:shd w:val="clear" w:color="auto" w:fill="C9DAF8"/>
            <w:tcMar>
              <w:top w:w="100" w:type="dxa"/>
              <w:left w:w="100" w:type="dxa"/>
              <w:bottom w:w="100" w:type="dxa"/>
              <w:right w:w="100" w:type="dxa"/>
            </w:tcMar>
          </w:tcPr>
          <w:p w14:paraId="0F7A4989" w14:textId="687C61CE" w:rsidR="002609A7" w:rsidRPr="00C13CEC" w:rsidRDefault="00D34159">
            <w:pPr>
              <w:widowControl w:val="0"/>
              <w:spacing w:line="240" w:lineRule="auto"/>
              <w:rPr>
                <w:rFonts w:ascii="Montserrat" w:eastAsia="Montserrat" w:hAnsi="Montserrat" w:cs="Montserrat"/>
                <w:b/>
                <w:bCs/>
                <w:lang w:val="fi-FI"/>
              </w:rPr>
            </w:pPr>
            <w:r w:rsidRPr="00C13CEC">
              <w:rPr>
                <w:rFonts w:ascii="Atkinson Hyperlegible" w:eastAsia="Atkinson Hyperlegible" w:hAnsi="Atkinson Hyperlegible" w:cs="Atkinson Hyperlegible"/>
                <w:color w:val="0000FF"/>
                <w:lang w:val="fi-FI"/>
              </w:rPr>
              <w:t>Jawapan:</w:t>
            </w:r>
            <w:r w:rsidR="00DF0BC2">
              <w:rPr>
                <w:rFonts w:ascii="Atkinson Hyperlegible" w:eastAsia="Atkinson Hyperlegible" w:hAnsi="Atkinson Hyperlegible" w:cs="Atkinson Hyperlegible"/>
                <w:color w:val="0000FF"/>
                <w:lang w:val="fi-FI"/>
              </w:rPr>
              <w:t xml:space="preserve"> </w:t>
            </w:r>
            <w:r w:rsidR="00C800DA">
              <w:rPr>
                <w:rFonts w:ascii="Atkinson Hyperlegible" w:eastAsia="Atkinson Hyperlegible" w:hAnsi="Atkinson Hyperlegible" w:cs="Atkinson Hyperlegible"/>
                <w:color w:val="0000FF"/>
                <w:lang w:val="fi-FI"/>
              </w:rPr>
              <w:t>Keputusan Keseluruhan MUET Sesi 2024</w:t>
            </w:r>
            <w:r w:rsidR="00CE4844">
              <w:rPr>
                <w:rFonts w:ascii="Atkinson Hyperlegible" w:eastAsia="Atkinson Hyperlegible" w:hAnsi="Atkinson Hyperlegible" w:cs="Atkinson Hyperlegible"/>
                <w:color w:val="0000FF"/>
                <w:lang w:val="fi-FI"/>
              </w:rPr>
              <w:t>/2025 bagi 208 pelajar</w:t>
            </w:r>
          </w:p>
        </w:tc>
        <w:tc>
          <w:tcPr>
            <w:tcW w:w="3514" w:type="dxa"/>
            <w:shd w:val="clear" w:color="auto" w:fill="FFF2CC"/>
            <w:tcMar>
              <w:top w:w="100" w:type="dxa"/>
              <w:left w:w="100" w:type="dxa"/>
              <w:bottom w:w="100" w:type="dxa"/>
              <w:right w:w="100" w:type="dxa"/>
            </w:tcMar>
          </w:tcPr>
          <w:p w14:paraId="6163CD35" w14:textId="54F2C142" w:rsidR="002609A7" w:rsidRPr="0031239A" w:rsidRDefault="00D34159">
            <w:pPr>
              <w:widowControl w:val="0"/>
              <w:spacing w:line="240" w:lineRule="auto"/>
              <w:rPr>
                <w:rFonts w:ascii="Montserrat" w:eastAsia="Montserrat" w:hAnsi="Montserrat" w:cs="Montserrat"/>
                <w:b/>
                <w:bCs/>
                <w:lang w:val="en-MY"/>
              </w:rPr>
            </w:pPr>
            <w:proofErr w:type="spellStart"/>
            <w:r w:rsidRPr="0031239A">
              <w:rPr>
                <w:rFonts w:ascii="Atkinson Hyperlegible" w:eastAsia="Atkinson Hyperlegible" w:hAnsi="Atkinson Hyperlegible" w:cs="Atkinson Hyperlegible"/>
                <w:color w:val="0000FF"/>
                <w:lang w:val="en-MY"/>
              </w:rPr>
              <w:t>Jawapan</w:t>
            </w:r>
            <w:proofErr w:type="spellEnd"/>
            <w:r w:rsidRPr="0031239A">
              <w:rPr>
                <w:rFonts w:ascii="Atkinson Hyperlegible" w:eastAsia="Atkinson Hyperlegible" w:hAnsi="Atkinson Hyperlegible" w:cs="Atkinson Hyperlegible"/>
                <w:color w:val="0000FF"/>
                <w:lang w:val="en-MY"/>
              </w:rPr>
              <w:t>:</w:t>
            </w:r>
            <w:r w:rsidR="00C13CEC" w:rsidRPr="0031239A">
              <w:rPr>
                <w:rFonts w:ascii="Atkinson Hyperlegible" w:eastAsia="Atkinson Hyperlegible" w:hAnsi="Atkinson Hyperlegible" w:cs="Atkinson Hyperlegible"/>
                <w:color w:val="0070C0"/>
                <w:lang w:val="en-MY"/>
              </w:rPr>
              <w:t xml:space="preserve"> </w:t>
            </w:r>
            <w:r w:rsidR="006D0068" w:rsidRPr="0031239A">
              <w:rPr>
                <w:rFonts w:ascii="Atkinson Hyperlegible" w:eastAsia="Atkinson Hyperlegible" w:hAnsi="Atkinson Hyperlegible" w:cs="Atkinson Hyperlegible"/>
                <w:color w:val="0070C0"/>
                <w:lang w:val="en-MY"/>
              </w:rPr>
              <w:t xml:space="preserve">Keputusan </w:t>
            </w:r>
            <w:r w:rsidR="00DA4598">
              <w:rPr>
                <w:rFonts w:ascii="Atkinson Hyperlegible" w:eastAsia="Atkinson Hyperlegible" w:hAnsi="Atkinson Hyperlegible" w:cs="Atkinson Hyperlegible"/>
                <w:color w:val="0070C0"/>
                <w:lang w:val="en-MY"/>
              </w:rPr>
              <w:t xml:space="preserve">Band MUET </w:t>
            </w:r>
            <w:proofErr w:type="spellStart"/>
            <w:r w:rsidR="006D0068" w:rsidRPr="0031239A">
              <w:rPr>
                <w:rFonts w:ascii="Atkinson Hyperlegible" w:eastAsia="Atkinson Hyperlegible" w:hAnsi="Atkinson Hyperlegible" w:cs="Atkinson Hyperlegible"/>
                <w:color w:val="0070C0"/>
                <w:lang w:val="en-MY"/>
              </w:rPr>
              <w:t>berfokus</w:t>
            </w:r>
            <w:proofErr w:type="spellEnd"/>
            <w:r w:rsidR="006D0068" w:rsidRPr="0031239A">
              <w:rPr>
                <w:rFonts w:ascii="Atkinson Hyperlegible" w:eastAsia="Atkinson Hyperlegible" w:hAnsi="Atkinson Hyperlegible" w:cs="Atkinson Hyperlegible"/>
                <w:color w:val="0070C0"/>
                <w:lang w:val="en-MY"/>
              </w:rPr>
              <w:t xml:space="preserve"> pada </w:t>
            </w:r>
            <w:r w:rsidR="0015307A" w:rsidRPr="0031239A">
              <w:rPr>
                <w:rFonts w:ascii="Atkinson Hyperlegible" w:eastAsia="Atkinson Hyperlegible" w:hAnsi="Atkinson Hyperlegible" w:cs="Atkinson Hyperlegible"/>
                <w:color w:val="0070C0"/>
                <w:lang w:val="en-MY"/>
              </w:rPr>
              <w:t>Writing</w:t>
            </w:r>
            <w:r w:rsidR="0031239A">
              <w:rPr>
                <w:rFonts w:ascii="Atkinson Hyperlegible" w:eastAsia="Atkinson Hyperlegible" w:hAnsi="Atkinson Hyperlegible" w:cs="Atkinson Hyperlegible"/>
                <w:color w:val="0070C0"/>
                <w:lang w:val="en-MY"/>
              </w:rPr>
              <w:t xml:space="preserve"> </w:t>
            </w:r>
            <w:r w:rsidR="00DA4598">
              <w:rPr>
                <w:rFonts w:ascii="Atkinson Hyperlegible" w:eastAsia="Atkinson Hyperlegible" w:hAnsi="Atkinson Hyperlegible" w:cs="Atkinson Hyperlegible"/>
                <w:color w:val="0070C0"/>
                <w:lang w:val="en-MY"/>
              </w:rPr>
              <w:t xml:space="preserve">800/4 </w:t>
            </w:r>
            <w:proofErr w:type="spellStart"/>
            <w:r w:rsidR="00DA4598">
              <w:rPr>
                <w:rFonts w:ascii="Atkinson Hyperlegible" w:eastAsia="Atkinson Hyperlegible" w:hAnsi="Atkinson Hyperlegible" w:cs="Atkinson Hyperlegible"/>
                <w:color w:val="0070C0"/>
                <w:lang w:val="en-MY"/>
              </w:rPr>
              <w:t>sahaja</w:t>
            </w:r>
            <w:proofErr w:type="spellEnd"/>
            <w:r w:rsidR="00FA043A">
              <w:rPr>
                <w:rFonts w:ascii="Atkinson Hyperlegible" w:eastAsia="Atkinson Hyperlegible" w:hAnsi="Atkinson Hyperlegible" w:cs="Atkinson Hyperlegible"/>
                <w:color w:val="0070C0"/>
                <w:lang w:val="en-MY"/>
              </w:rPr>
              <w:t xml:space="preserve"> Sesi 2024/2025</w:t>
            </w:r>
          </w:p>
        </w:tc>
        <w:tc>
          <w:tcPr>
            <w:tcW w:w="3492" w:type="dxa"/>
            <w:shd w:val="clear" w:color="auto" w:fill="EAD1DC"/>
            <w:tcMar>
              <w:top w:w="100" w:type="dxa"/>
              <w:left w:w="100" w:type="dxa"/>
              <w:bottom w:w="100" w:type="dxa"/>
              <w:right w:w="100" w:type="dxa"/>
            </w:tcMar>
          </w:tcPr>
          <w:p w14:paraId="4CC44C2F" w14:textId="2F632AC0" w:rsidR="002609A7" w:rsidRPr="00742E67" w:rsidRDefault="00D34159">
            <w:pPr>
              <w:widowControl w:val="0"/>
              <w:spacing w:line="240" w:lineRule="auto"/>
              <w:rPr>
                <w:rFonts w:ascii="Montserrat" w:eastAsia="Montserrat" w:hAnsi="Montserrat" w:cs="Montserrat"/>
                <w:b/>
                <w:bCs/>
                <w:lang w:val="en-MY"/>
              </w:rPr>
            </w:pPr>
            <w:proofErr w:type="spellStart"/>
            <w:r w:rsidRPr="00742E67">
              <w:rPr>
                <w:rFonts w:ascii="Atkinson Hyperlegible" w:eastAsia="Atkinson Hyperlegible" w:hAnsi="Atkinson Hyperlegible" w:cs="Atkinson Hyperlegible"/>
                <w:color w:val="0000FF"/>
                <w:lang w:val="en-MY"/>
              </w:rPr>
              <w:t>Jawapan</w:t>
            </w:r>
            <w:proofErr w:type="spellEnd"/>
            <w:r w:rsidRPr="00742E67">
              <w:rPr>
                <w:rFonts w:ascii="Atkinson Hyperlegible" w:eastAsia="Atkinson Hyperlegible" w:hAnsi="Atkinson Hyperlegible" w:cs="Atkinson Hyperlegible"/>
                <w:color w:val="0000FF"/>
                <w:lang w:val="en-MY"/>
              </w:rPr>
              <w:t>:</w:t>
            </w:r>
            <w:r w:rsidR="000E2D6C" w:rsidRPr="00742E67">
              <w:rPr>
                <w:rFonts w:ascii="Atkinson Hyperlegible" w:eastAsia="Atkinson Hyperlegible" w:hAnsi="Atkinson Hyperlegible" w:cs="Atkinson Hyperlegible"/>
                <w:color w:val="0000FF"/>
                <w:lang w:val="en-MY"/>
              </w:rPr>
              <w:t xml:space="preserve"> Data Writing </w:t>
            </w:r>
            <w:proofErr w:type="spellStart"/>
            <w:r w:rsidR="000E2D6C" w:rsidRPr="00742E67">
              <w:rPr>
                <w:rFonts w:ascii="Atkinson Hyperlegible" w:eastAsia="Atkinson Hyperlegible" w:hAnsi="Atkinson Hyperlegible" w:cs="Atkinson Hyperlegible"/>
                <w:color w:val="0000FF"/>
                <w:lang w:val="en-MY"/>
              </w:rPr>
              <w:t>pelajar</w:t>
            </w:r>
            <w:proofErr w:type="spellEnd"/>
            <w:r w:rsidR="000E2D6C" w:rsidRPr="00742E67">
              <w:rPr>
                <w:rFonts w:ascii="Atkinson Hyperlegible" w:eastAsia="Atkinson Hyperlegible" w:hAnsi="Atkinson Hyperlegible" w:cs="Atkinson Hyperlegible"/>
                <w:color w:val="0000FF"/>
                <w:lang w:val="en-MY"/>
              </w:rPr>
              <w:t xml:space="preserve"> </w:t>
            </w:r>
            <w:proofErr w:type="spellStart"/>
            <w:r w:rsidR="00FA043A">
              <w:rPr>
                <w:rFonts w:ascii="Atkinson Hyperlegible" w:eastAsia="Atkinson Hyperlegible" w:hAnsi="Atkinson Hyperlegible" w:cs="Atkinson Hyperlegible"/>
                <w:color w:val="0000FF"/>
                <w:lang w:val="en-MY"/>
              </w:rPr>
              <w:t>sesi</w:t>
            </w:r>
            <w:proofErr w:type="spellEnd"/>
            <w:r w:rsidR="00FA043A">
              <w:rPr>
                <w:rFonts w:ascii="Atkinson Hyperlegible" w:eastAsia="Atkinson Hyperlegible" w:hAnsi="Atkinson Hyperlegible" w:cs="Atkinson Hyperlegible"/>
                <w:color w:val="0000FF"/>
                <w:lang w:val="en-MY"/>
              </w:rPr>
              <w:t xml:space="preserve"> 2025/2026 </w:t>
            </w:r>
            <w:proofErr w:type="spellStart"/>
            <w:r w:rsidR="000E2D6C" w:rsidRPr="00742E67">
              <w:rPr>
                <w:rFonts w:ascii="Atkinson Hyperlegible" w:eastAsia="Atkinson Hyperlegible" w:hAnsi="Atkinson Hyperlegible" w:cs="Atkinson Hyperlegible"/>
                <w:color w:val="0000FF"/>
                <w:lang w:val="en-MY"/>
              </w:rPr>
              <w:t>menggunakan</w:t>
            </w:r>
            <w:proofErr w:type="spellEnd"/>
            <w:r w:rsidR="000E2D6C" w:rsidRPr="00742E67">
              <w:rPr>
                <w:rFonts w:ascii="Atkinson Hyperlegible" w:eastAsia="Atkinson Hyperlegible" w:hAnsi="Atkinson Hyperlegible" w:cs="Atkinson Hyperlegible"/>
                <w:color w:val="0000FF"/>
                <w:lang w:val="en-MY"/>
              </w:rPr>
              <w:t xml:space="preserve"> </w:t>
            </w:r>
            <w:r w:rsidR="00742E67" w:rsidRPr="00742E67">
              <w:rPr>
                <w:rFonts w:ascii="Atkinson Hyperlegible" w:eastAsia="Atkinson Hyperlegible" w:hAnsi="Atkinson Hyperlegible" w:cs="Atkinson Hyperlegible"/>
                <w:color w:val="0000FF"/>
                <w:lang w:val="en-MY"/>
              </w:rPr>
              <w:t>800</w:t>
            </w:r>
            <w:r w:rsidR="00742E67">
              <w:rPr>
                <w:rFonts w:ascii="Atkinson Hyperlegible" w:eastAsia="Atkinson Hyperlegible" w:hAnsi="Atkinson Hyperlegible" w:cs="Atkinson Hyperlegible"/>
                <w:color w:val="0000FF"/>
                <w:lang w:val="en-MY"/>
              </w:rPr>
              <w:t>/4 Sesi 1 2025</w:t>
            </w:r>
            <w:r w:rsidR="000E2D6C" w:rsidRPr="00742E67">
              <w:rPr>
                <w:rFonts w:ascii="Atkinson Hyperlegible" w:eastAsia="Atkinson Hyperlegible" w:hAnsi="Atkinson Hyperlegible" w:cs="Atkinson Hyperlegible"/>
                <w:color w:val="0000FF"/>
                <w:lang w:val="en-MY"/>
              </w:rPr>
              <w:t xml:space="preserve"> </w:t>
            </w:r>
            <w:r w:rsidR="00F17458" w:rsidRPr="00742E67">
              <w:rPr>
                <w:rFonts w:ascii="Atkinson Hyperlegible" w:eastAsia="Atkinson Hyperlegible" w:hAnsi="Atkinson Hyperlegible" w:cs="Atkinson Hyperlegible"/>
                <w:color w:val="0000FF"/>
                <w:lang w:val="en-MY"/>
              </w:rPr>
              <w:t xml:space="preserve">(40 </w:t>
            </w:r>
            <w:proofErr w:type="spellStart"/>
            <w:r w:rsidR="00F17458" w:rsidRPr="00742E67">
              <w:rPr>
                <w:rFonts w:ascii="Atkinson Hyperlegible" w:eastAsia="Atkinson Hyperlegible" w:hAnsi="Atkinson Hyperlegible" w:cs="Atkinson Hyperlegible"/>
                <w:color w:val="0000FF"/>
                <w:lang w:val="en-MY"/>
              </w:rPr>
              <w:t>pelajar</w:t>
            </w:r>
            <w:proofErr w:type="spellEnd"/>
            <w:r w:rsidR="00F17458" w:rsidRPr="00742E67">
              <w:rPr>
                <w:rFonts w:ascii="Atkinson Hyperlegible" w:eastAsia="Atkinson Hyperlegible" w:hAnsi="Atkinson Hyperlegible" w:cs="Atkinson Hyperlegible"/>
                <w:color w:val="0000FF"/>
                <w:lang w:val="en-MY"/>
              </w:rPr>
              <w:t xml:space="preserve"> sample)</w:t>
            </w:r>
          </w:p>
        </w:tc>
      </w:tr>
      <w:tr w:rsidR="002609A7" w:rsidRPr="00787BF2" w14:paraId="45AA1F25" w14:textId="77777777">
        <w:tc>
          <w:tcPr>
            <w:tcW w:w="3435" w:type="dxa"/>
            <w:tcMar>
              <w:top w:w="100" w:type="dxa"/>
              <w:left w:w="100" w:type="dxa"/>
              <w:bottom w:w="100" w:type="dxa"/>
              <w:right w:w="100" w:type="dxa"/>
            </w:tcMar>
          </w:tcPr>
          <w:p w14:paraId="4DD067E9" w14:textId="77777777" w:rsidR="002609A7" w:rsidRDefault="00D34159">
            <w:pPr>
              <w:widowControl w:val="0"/>
              <w:spacing w:line="240" w:lineRule="auto"/>
              <w:rPr>
                <w:rFonts w:ascii="Montserrat" w:eastAsia="Montserrat" w:hAnsi="Montserrat" w:cs="Montserrat"/>
                <w:b/>
                <w:bCs/>
              </w:rPr>
            </w:pPr>
            <w:r>
              <w:rPr>
                <w:rFonts w:ascii="Atkinson Hyperlegible" w:eastAsia="Atkinson Hyperlegible" w:hAnsi="Atkinson Hyperlegible" w:cs="Atkinson Hyperlegible"/>
                <w:i/>
                <w:iCs/>
                <w:color w:val="666666"/>
                <w:highlight w:val="white"/>
              </w:rPr>
              <w:t>2. Pautan data?</w:t>
            </w:r>
          </w:p>
        </w:tc>
        <w:tc>
          <w:tcPr>
            <w:tcW w:w="3514" w:type="dxa"/>
            <w:shd w:val="clear" w:color="auto" w:fill="C9DAF8"/>
            <w:tcMar>
              <w:top w:w="100" w:type="dxa"/>
              <w:left w:w="100" w:type="dxa"/>
              <w:bottom w:w="100" w:type="dxa"/>
              <w:right w:w="100" w:type="dxa"/>
            </w:tcMar>
          </w:tcPr>
          <w:p w14:paraId="4F2F25F8"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Jawapan</w:t>
            </w:r>
            <w:proofErr w:type="spellEnd"/>
            <w:r>
              <w:rPr>
                <w:rFonts w:ascii="Atkinson Hyperlegible" w:eastAsia="Atkinson Hyperlegible" w:hAnsi="Atkinson Hyperlegible" w:cs="Atkinson Hyperlegible"/>
                <w:color w:val="0000FF"/>
              </w:rPr>
              <w:t>:</w:t>
            </w:r>
          </w:p>
          <w:p w14:paraId="20256A72" w14:textId="791DADE3" w:rsidR="006C6BC6" w:rsidRDefault="00AF08DB">
            <w:pPr>
              <w:widowControl w:val="0"/>
              <w:spacing w:line="240" w:lineRule="auto"/>
            </w:pPr>
            <w:hyperlink r:id="rId6" w:history="1">
              <w:r w:rsidRPr="007057DE">
                <w:rPr>
                  <w:rStyle w:val="Hyperlink"/>
                </w:rPr>
                <w:t>https://docs.google.com/spreadsheets/d/1oPgG0NJgAjjwaKwDWp0NhhNwnnSKJX7c/edit?usp=drive_link&amp;ouid=110879473927718506849&amp;rtpof=true&amp;sd=true</w:t>
              </w:r>
            </w:hyperlink>
          </w:p>
          <w:p w14:paraId="5ED06A24" w14:textId="3DF9D82D" w:rsidR="00AF08DB" w:rsidRDefault="00AF08DB">
            <w:pPr>
              <w:widowControl w:val="0"/>
              <w:spacing w:line="240" w:lineRule="auto"/>
              <w:rPr>
                <w:rFonts w:ascii="Atkinson Hyperlegible" w:eastAsia="Atkinson Hyperlegible" w:hAnsi="Atkinson Hyperlegible" w:cs="Atkinson Hyperlegible"/>
                <w:color w:val="0000FF"/>
              </w:rPr>
            </w:pPr>
          </w:p>
        </w:tc>
        <w:tc>
          <w:tcPr>
            <w:tcW w:w="3514" w:type="dxa"/>
            <w:shd w:val="clear" w:color="auto" w:fill="FFF2CC"/>
            <w:tcMar>
              <w:top w:w="100" w:type="dxa"/>
              <w:left w:w="100" w:type="dxa"/>
              <w:bottom w:w="100" w:type="dxa"/>
              <w:right w:w="100" w:type="dxa"/>
            </w:tcMar>
          </w:tcPr>
          <w:p w14:paraId="639086A7" w14:textId="328E0070" w:rsidR="006C6BC6" w:rsidRDefault="00D34159">
            <w:pPr>
              <w:widowControl w:val="0"/>
              <w:spacing w:line="240" w:lineRule="auto"/>
              <w:rPr>
                <w:lang w:val="fi-FI"/>
              </w:rPr>
            </w:pPr>
            <w:r w:rsidRPr="00F50CA4">
              <w:rPr>
                <w:rFonts w:ascii="Atkinson Hyperlegible" w:eastAsia="Atkinson Hyperlegible" w:hAnsi="Atkinson Hyperlegible" w:cs="Atkinson Hyperlegible"/>
                <w:color w:val="0000FF"/>
                <w:lang w:val="fi-FI"/>
              </w:rPr>
              <w:t>Jawapan:</w:t>
            </w:r>
            <w:r w:rsidR="00F50CA4" w:rsidRPr="00F50CA4">
              <w:rPr>
                <w:rFonts w:ascii="Atkinson Hyperlegible" w:eastAsia="Atkinson Hyperlegible" w:hAnsi="Atkinson Hyperlegible" w:cs="Atkinson Hyperlegible"/>
                <w:color w:val="0000FF"/>
                <w:lang w:val="fi-FI"/>
              </w:rPr>
              <w:t xml:space="preserve"> </w:t>
            </w:r>
            <w:hyperlink r:id="rId7" w:history="1">
              <w:r w:rsidR="0031239A" w:rsidRPr="00550382">
                <w:rPr>
                  <w:rStyle w:val="Hyperlink"/>
                  <w:lang w:val="fi-FI"/>
                </w:rPr>
                <w:t>https://docs.google.com/spreadsheets/d/16ntc05PXnGuYSY-cTZJQxNg3kws2UDQO/edit?usp=drive_link&amp;ouid=110879473927718506849&amp;rtpof=true&amp;sd=true</w:t>
              </w:r>
            </w:hyperlink>
          </w:p>
          <w:p w14:paraId="7C84D91E" w14:textId="5B6581E5" w:rsidR="0031239A" w:rsidRPr="0031239A" w:rsidRDefault="0031239A">
            <w:pPr>
              <w:widowControl w:val="0"/>
              <w:spacing w:line="240" w:lineRule="auto"/>
              <w:rPr>
                <w:rFonts w:ascii="Montserrat" w:eastAsia="Montserrat" w:hAnsi="Montserrat" w:cs="Montserrat"/>
                <w:b/>
                <w:bCs/>
                <w:lang w:val="fi-FI"/>
              </w:rPr>
            </w:pPr>
          </w:p>
        </w:tc>
        <w:tc>
          <w:tcPr>
            <w:tcW w:w="3492" w:type="dxa"/>
            <w:shd w:val="clear" w:color="auto" w:fill="EAD1DC"/>
            <w:tcMar>
              <w:top w:w="100" w:type="dxa"/>
              <w:left w:w="100" w:type="dxa"/>
              <w:bottom w:w="100" w:type="dxa"/>
              <w:right w:w="100" w:type="dxa"/>
            </w:tcMar>
          </w:tcPr>
          <w:p w14:paraId="11BF5320" w14:textId="54C835C2" w:rsidR="002609A7" w:rsidRDefault="00D34159">
            <w:pPr>
              <w:widowControl w:val="0"/>
              <w:spacing w:line="240" w:lineRule="auto"/>
              <w:rPr>
                <w:lang w:val="fi-FI"/>
              </w:rPr>
            </w:pPr>
            <w:r w:rsidRPr="00D10B02">
              <w:rPr>
                <w:rFonts w:ascii="Atkinson Hyperlegible" w:eastAsia="Atkinson Hyperlegible" w:hAnsi="Atkinson Hyperlegible" w:cs="Atkinson Hyperlegible"/>
                <w:color w:val="0000FF"/>
                <w:lang w:val="fi-FI"/>
              </w:rPr>
              <w:t>Jawapan:</w:t>
            </w:r>
            <w:r w:rsidR="00D10B02" w:rsidRPr="00D10B02">
              <w:rPr>
                <w:rFonts w:ascii="Atkinson Hyperlegible" w:eastAsia="Atkinson Hyperlegible" w:hAnsi="Atkinson Hyperlegible" w:cs="Atkinson Hyperlegible"/>
                <w:color w:val="0000FF"/>
                <w:lang w:val="fi-FI"/>
              </w:rPr>
              <w:t xml:space="preserve"> </w:t>
            </w:r>
            <w:hyperlink r:id="rId8" w:history="1">
              <w:r w:rsidR="00F272C0" w:rsidRPr="00550382">
                <w:rPr>
                  <w:rStyle w:val="Hyperlink"/>
                  <w:lang w:val="fi-FI"/>
                </w:rPr>
                <w:t>https://docs.google.com/spreadsheets/d/1saOW5NEFgMkUXTaKakFVTvGlPvxBY3tW/edit?usp=drive_link&amp;ouid=110879473927718506849&amp;rtpof=true&amp;sd=true</w:t>
              </w:r>
            </w:hyperlink>
          </w:p>
          <w:p w14:paraId="12E9BA80" w14:textId="77777777" w:rsidR="00F272C0" w:rsidRPr="00F272C0" w:rsidRDefault="00F272C0">
            <w:pPr>
              <w:widowControl w:val="0"/>
              <w:spacing w:line="240" w:lineRule="auto"/>
              <w:rPr>
                <w:rFonts w:ascii="Atkinson Hyperlegible" w:eastAsia="Atkinson Hyperlegible" w:hAnsi="Atkinson Hyperlegible" w:cs="Atkinson Hyperlegible"/>
                <w:color w:val="0000FF"/>
                <w:lang w:val="fi-FI"/>
              </w:rPr>
            </w:pPr>
          </w:p>
          <w:p w14:paraId="0F8A3F46" w14:textId="46368B2E" w:rsidR="006C6BC6" w:rsidRPr="00D10B02" w:rsidRDefault="006C6BC6">
            <w:pPr>
              <w:widowControl w:val="0"/>
              <w:spacing w:line="240" w:lineRule="auto"/>
              <w:rPr>
                <w:rFonts w:ascii="Montserrat" w:eastAsia="Montserrat" w:hAnsi="Montserrat" w:cs="Montserrat"/>
                <w:b/>
                <w:bCs/>
                <w:lang w:val="fi-FI"/>
              </w:rPr>
            </w:pPr>
          </w:p>
        </w:tc>
      </w:tr>
      <w:tr w:rsidR="002609A7" w:rsidRPr="00892BB2" w14:paraId="2437C568" w14:textId="77777777">
        <w:tc>
          <w:tcPr>
            <w:tcW w:w="3435" w:type="dxa"/>
            <w:tcMar>
              <w:top w:w="100" w:type="dxa"/>
              <w:left w:w="100" w:type="dxa"/>
              <w:bottom w:w="100" w:type="dxa"/>
              <w:right w:w="100" w:type="dxa"/>
            </w:tcMar>
          </w:tcPr>
          <w:p w14:paraId="2A79A98E"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3. Apakah rumusan dapatan yang diperolehi?</w:t>
            </w:r>
          </w:p>
          <w:p w14:paraId="186A81A2"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48FBDD8C"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tc>
        <w:tc>
          <w:tcPr>
            <w:tcW w:w="3514" w:type="dxa"/>
            <w:shd w:val="clear" w:color="auto" w:fill="C9DAF8"/>
            <w:tcMar>
              <w:top w:w="100" w:type="dxa"/>
              <w:left w:w="100" w:type="dxa"/>
              <w:bottom w:w="100" w:type="dxa"/>
              <w:right w:w="100" w:type="dxa"/>
            </w:tcMar>
          </w:tcPr>
          <w:p w14:paraId="327F9358" w14:textId="4FEA614A" w:rsidR="002609A7" w:rsidRDefault="00D34159">
            <w:pPr>
              <w:widowControl w:val="0"/>
              <w:spacing w:line="240" w:lineRule="auto"/>
              <w:rPr>
                <w:lang w:val="fi-FI"/>
              </w:rPr>
            </w:pPr>
            <w:r w:rsidRPr="006C6BC6">
              <w:rPr>
                <w:rFonts w:ascii="Atkinson Hyperlegible" w:eastAsia="Atkinson Hyperlegible" w:hAnsi="Atkinson Hyperlegible" w:cs="Atkinson Hyperlegible"/>
                <w:color w:val="0000FF"/>
                <w:lang w:val="fi-FI"/>
              </w:rPr>
              <w:t>Jawapan:</w:t>
            </w:r>
            <w:r w:rsidR="002354C0" w:rsidRPr="006C6BC6">
              <w:rPr>
                <w:rFonts w:ascii="Atkinson Hyperlegible" w:eastAsia="Atkinson Hyperlegible" w:hAnsi="Atkinson Hyperlegible" w:cs="Atkinson Hyperlegible"/>
                <w:color w:val="0000FF"/>
                <w:lang w:val="fi-FI"/>
              </w:rPr>
              <w:t xml:space="preserve"> </w:t>
            </w:r>
            <w:hyperlink r:id="rId9" w:history="1">
              <w:r w:rsidR="009B7A5A" w:rsidRPr="00550382">
                <w:rPr>
                  <w:rStyle w:val="Hyperlink"/>
                  <w:lang w:val="fi-FI"/>
                </w:rPr>
                <w:t>https://docs.google.com/document/d/1qCoNcf1yfYlidypT5xnwLdNZSluCh-dS/edit?usp=drive_link&amp;ouid=110879473927718506849&amp;rtpof=true&amp;sd=true</w:t>
              </w:r>
            </w:hyperlink>
          </w:p>
          <w:p w14:paraId="3C9CABB9" w14:textId="77777777" w:rsidR="009B7A5A" w:rsidRPr="009B7A5A" w:rsidRDefault="009B7A5A">
            <w:pPr>
              <w:widowControl w:val="0"/>
              <w:spacing w:line="240" w:lineRule="auto"/>
              <w:rPr>
                <w:rFonts w:ascii="Atkinson Hyperlegible" w:eastAsia="Atkinson Hyperlegible" w:hAnsi="Atkinson Hyperlegible" w:cs="Atkinson Hyperlegible"/>
                <w:color w:val="0000FF"/>
                <w:lang w:val="fi-FI"/>
              </w:rPr>
            </w:pPr>
          </w:p>
          <w:p w14:paraId="43E68E0D" w14:textId="77777777" w:rsidR="006C6BC6" w:rsidRDefault="006C6BC6">
            <w:pPr>
              <w:widowControl w:val="0"/>
              <w:spacing w:line="240" w:lineRule="auto"/>
              <w:rPr>
                <w:rFonts w:ascii="Atkinson Hyperlegible" w:eastAsia="Atkinson Hyperlegible" w:hAnsi="Atkinson Hyperlegible" w:cs="Atkinson Hyperlegible"/>
                <w:color w:val="0000FF"/>
                <w:lang w:val="fi-FI"/>
              </w:rPr>
            </w:pPr>
          </w:p>
          <w:p w14:paraId="016F1875" w14:textId="7999619A" w:rsidR="006C6BC6" w:rsidRPr="0081769F" w:rsidRDefault="00387F81">
            <w:pPr>
              <w:widowControl w:val="0"/>
              <w:spacing w:line="240" w:lineRule="auto"/>
              <w:rPr>
                <w:rFonts w:ascii="Montserrat" w:eastAsia="Montserrat" w:hAnsi="Montserrat" w:cs="Montserrat"/>
                <w:lang w:val="fi-FI"/>
              </w:rPr>
            </w:pPr>
            <w:r w:rsidRPr="0081769F">
              <w:rPr>
                <w:rFonts w:ascii="Montserrat" w:eastAsia="Montserrat" w:hAnsi="Montserrat" w:cs="Montserrat"/>
                <w:lang w:val="fi-FI"/>
              </w:rPr>
              <w:t xml:space="preserve">Bagi 4 kemahiran yang </w:t>
            </w:r>
            <w:r w:rsidR="0081769F" w:rsidRPr="0081769F">
              <w:rPr>
                <w:rFonts w:ascii="Montserrat" w:eastAsia="Montserrat" w:hAnsi="Montserrat" w:cs="Montserrat"/>
                <w:lang w:val="fi-FI"/>
              </w:rPr>
              <w:t>diuji, Se</w:t>
            </w:r>
            <w:r w:rsidR="0081769F">
              <w:rPr>
                <w:rFonts w:ascii="Montserrat" w:eastAsia="Montserrat" w:hAnsi="Montserrat" w:cs="Montserrat"/>
                <w:lang w:val="fi-FI"/>
              </w:rPr>
              <w:t xml:space="preserve">cara keseluruhan kohort ini </w:t>
            </w:r>
            <w:r w:rsidR="00D07F19">
              <w:rPr>
                <w:rFonts w:ascii="Montserrat" w:eastAsia="Montserrat" w:hAnsi="Montserrat" w:cs="Montserrat"/>
                <w:lang w:val="fi-FI"/>
              </w:rPr>
              <w:t>mendominasi Band 4</w:t>
            </w:r>
          </w:p>
        </w:tc>
        <w:tc>
          <w:tcPr>
            <w:tcW w:w="3514" w:type="dxa"/>
            <w:shd w:val="clear" w:color="auto" w:fill="FFF2CC"/>
            <w:tcMar>
              <w:top w:w="100" w:type="dxa"/>
              <w:left w:w="100" w:type="dxa"/>
              <w:bottom w:w="100" w:type="dxa"/>
              <w:right w:w="100" w:type="dxa"/>
            </w:tcMar>
          </w:tcPr>
          <w:p w14:paraId="5A2FFF60" w14:textId="5E7123EA" w:rsidR="002609A7" w:rsidRDefault="00D34159">
            <w:pPr>
              <w:widowControl w:val="0"/>
              <w:spacing w:line="240" w:lineRule="auto"/>
              <w:rPr>
                <w:lang w:val="fi-FI"/>
              </w:rPr>
            </w:pPr>
            <w:r w:rsidRPr="008A4FCB">
              <w:rPr>
                <w:rFonts w:ascii="Atkinson Hyperlegible" w:eastAsia="Atkinson Hyperlegible" w:hAnsi="Atkinson Hyperlegible" w:cs="Atkinson Hyperlegible"/>
                <w:color w:val="0000FF"/>
                <w:lang w:val="fi-FI"/>
              </w:rPr>
              <w:t>Jawapan:</w:t>
            </w:r>
            <w:r w:rsidR="00540A46" w:rsidRPr="008A4FCB">
              <w:rPr>
                <w:rFonts w:ascii="Atkinson Hyperlegible" w:eastAsia="Atkinson Hyperlegible" w:hAnsi="Atkinson Hyperlegible" w:cs="Atkinson Hyperlegible"/>
                <w:color w:val="0000FF"/>
                <w:lang w:val="fi-FI"/>
              </w:rPr>
              <w:t xml:space="preserve"> </w:t>
            </w:r>
            <w:hyperlink r:id="rId10" w:history="1">
              <w:r w:rsidR="00872E81" w:rsidRPr="00550382">
                <w:rPr>
                  <w:rStyle w:val="Hyperlink"/>
                  <w:lang w:val="fi-FI"/>
                </w:rPr>
                <w:t>https://docs.google.com/document/d/1QqyVwTNgwU5O9IrH5No-FQbYWgsi7sAa/edit?usp=drive_link&amp;ouid=110879473927718506849&amp;rtpof=true&amp;sd=true</w:t>
              </w:r>
            </w:hyperlink>
          </w:p>
          <w:p w14:paraId="3662633E" w14:textId="77777777" w:rsidR="00872E81" w:rsidRPr="00872E81" w:rsidRDefault="00872E81">
            <w:pPr>
              <w:widowControl w:val="0"/>
              <w:spacing w:line="240" w:lineRule="auto"/>
              <w:rPr>
                <w:rFonts w:ascii="Atkinson Hyperlegible" w:eastAsia="Atkinson Hyperlegible" w:hAnsi="Atkinson Hyperlegible" w:cs="Atkinson Hyperlegible"/>
                <w:color w:val="0000FF"/>
                <w:lang w:val="fi-FI"/>
              </w:rPr>
            </w:pPr>
          </w:p>
          <w:p w14:paraId="6C524E78" w14:textId="77777777" w:rsidR="008A4FCB" w:rsidRDefault="008A4FCB">
            <w:pPr>
              <w:widowControl w:val="0"/>
              <w:spacing w:line="240" w:lineRule="auto"/>
              <w:rPr>
                <w:rFonts w:ascii="Atkinson Hyperlegible" w:eastAsia="Atkinson Hyperlegible" w:hAnsi="Atkinson Hyperlegible" w:cs="Atkinson Hyperlegible"/>
                <w:color w:val="0000FF"/>
                <w:lang w:val="fi-FI"/>
              </w:rPr>
            </w:pPr>
          </w:p>
          <w:p w14:paraId="1E09F6C1" w14:textId="17A94200" w:rsidR="0063751E" w:rsidRPr="000060E9" w:rsidRDefault="000060E9">
            <w:pPr>
              <w:widowControl w:val="0"/>
              <w:spacing w:line="240" w:lineRule="auto"/>
              <w:rPr>
                <w:rFonts w:ascii="Montserrat" w:eastAsia="Montserrat" w:hAnsi="Montserrat" w:cs="Montserrat"/>
                <w:lang w:val="en-MY"/>
              </w:rPr>
            </w:pPr>
            <w:r>
              <w:rPr>
                <w:rFonts w:ascii="Montserrat" w:eastAsia="Montserrat" w:hAnsi="Montserrat" w:cs="Montserrat"/>
                <w:lang w:val="en-MY"/>
              </w:rPr>
              <w:t xml:space="preserve">69% </w:t>
            </w:r>
            <w:proofErr w:type="spellStart"/>
            <w:r w:rsidR="00E60ADE">
              <w:rPr>
                <w:rFonts w:ascii="Montserrat" w:eastAsia="Montserrat" w:hAnsi="Montserrat" w:cs="Montserrat"/>
                <w:lang w:val="en-MY"/>
              </w:rPr>
              <w:t>daripada</w:t>
            </w:r>
            <w:proofErr w:type="spellEnd"/>
            <w:r w:rsidR="00E60ADE">
              <w:rPr>
                <w:rFonts w:ascii="Montserrat" w:eastAsia="Montserrat" w:hAnsi="Montserrat" w:cs="Montserrat"/>
                <w:lang w:val="en-MY"/>
              </w:rPr>
              <w:t xml:space="preserve"> </w:t>
            </w:r>
            <w:r>
              <w:rPr>
                <w:rFonts w:ascii="Montserrat" w:eastAsia="Montserrat" w:hAnsi="Montserrat" w:cs="Montserrat"/>
                <w:lang w:val="en-MY"/>
              </w:rPr>
              <w:t xml:space="preserve">209 </w:t>
            </w:r>
            <w:proofErr w:type="spellStart"/>
            <w:r w:rsidR="00E60ADE">
              <w:rPr>
                <w:rFonts w:ascii="Montserrat" w:eastAsia="Montserrat" w:hAnsi="Montserrat" w:cs="Montserrat"/>
                <w:lang w:val="en-MY"/>
              </w:rPr>
              <w:t>pelajar</w:t>
            </w:r>
            <w:proofErr w:type="spellEnd"/>
            <w:r w:rsidR="00E60ADE">
              <w:rPr>
                <w:rFonts w:ascii="Montserrat" w:eastAsia="Montserrat" w:hAnsi="Montserrat" w:cs="Montserrat"/>
                <w:lang w:val="en-MY"/>
              </w:rPr>
              <w:t xml:space="preserve"> pada </w:t>
            </w:r>
            <w:proofErr w:type="spellStart"/>
            <w:r w:rsidR="00E60ADE">
              <w:rPr>
                <w:rFonts w:ascii="Montserrat" w:eastAsia="Montserrat" w:hAnsi="Montserrat" w:cs="Montserrat"/>
                <w:lang w:val="en-MY"/>
              </w:rPr>
              <w:t>tahap</w:t>
            </w:r>
            <w:proofErr w:type="spellEnd"/>
            <w:r>
              <w:rPr>
                <w:rFonts w:ascii="Montserrat" w:eastAsia="Montserrat" w:hAnsi="Montserrat" w:cs="Montserrat"/>
                <w:lang w:val="en-MY"/>
              </w:rPr>
              <w:t xml:space="preserve"> Band 3 </w:t>
            </w:r>
            <w:r w:rsidR="00E60ADE">
              <w:rPr>
                <w:rFonts w:ascii="Montserrat" w:eastAsia="Montserrat" w:hAnsi="Montserrat" w:cs="Montserrat"/>
                <w:lang w:val="en-MY"/>
              </w:rPr>
              <w:t xml:space="preserve">dan </w:t>
            </w:r>
            <w:proofErr w:type="spellStart"/>
            <w:r w:rsidR="00E60ADE">
              <w:rPr>
                <w:rFonts w:ascii="Montserrat" w:eastAsia="Montserrat" w:hAnsi="Montserrat" w:cs="Montserrat"/>
                <w:lang w:val="en-MY"/>
              </w:rPr>
              <w:t>ke</w:t>
            </w:r>
            <w:proofErr w:type="spellEnd"/>
            <w:r w:rsidR="00E60ADE">
              <w:rPr>
                <w:rFonts w:ascii="Montserrat" w:eastAsia="Montserrat" w:hAnsi="Montserrat" w:cs="Montserrat"/>
                <w:lang w:val="en-MY"/>
              </w:rPr>
              <w:t xml:space="preserve"> </w:t>
            </w:r>
            <w:proofErr w:type="spellStart"/>
            <w:r w:rsidR="00E60ADE">
              <w:rPr>
                <w:rFonts w:ascii="Montserrat" w:eastAsia="Montserrat" w:hAnsi="Montserrat" w:cs="Montserrat"/>
                <w:lang w:val="en-MY"/>
              </w:rPr>
              <w:t>bawah</w:t>
            </w:r>
            <w:proofErr w:type="spellEnd"/>
            <w:r>
              <w:rPr>
                <w:rFonts w:ascii="Montserrat" w:eastAsia="Montserrat" w:hAnsi="Montserrat" w:cs="Montserrat"/>
                <w:lang w:val="en-MY"/>
              </w:rPr>
              <w:t xml:space="preserve"> </w:t>
            </w:r>
            <w:proofErr w:type="spellStart"/>
            <w:r w:rsidR="00E60ADE">
              <w:rPr>
                <w:rFonts w:ascii="Montserrat" w:eastAsia="Montserrat" w:hAnsi="Montserrat" w:cs="Montserrat"/>
                <w:lang w:val="en-MY"/>
              </w:rPr>
              <w:t>bagi</w:t>
            </w:r>
            <w:proofErr w:type="spellEnd"/>
            <w:r w:rsidR="00E60ADE">
              <w:rPr>
                <w:rFonts w:ascii="Montserrat" w:eastAsia="Montserrat" w:hAnsi="Montserrat" w:cs="Montserrat"/>
                <w:lang w:val="en-MY"/>
              </w:rPr>
              <w:t xml:space="preserve"> </w:t>
            </w:r>
            <w:proofErr w:type="spellStart"/>
            <w:r w:rsidR="00E60ADE">
              <w:rPr>
                <w:rFonts w:ascii="Montserrat" w:eastAsia="Montserrat" w:hAnsi="Montserrat" w:cs="Montserrat"/>
                <w:lang w:val="en-MY"/>
              </w:rPr>
              <w:t>kertas</w:t>
            </w:r>
            <w:proofErr w:type="spellEnd"/>
            <w:r>
              <w:rPr>
                <w:rFonts w:ascii="Montserrat" w:eastAsia="Montserrat" w:hAnsi="Montserrat" w:cs="Montserrat"/>
                <w:lang w:val="en-MY"/>
              </w:rPr>
              <w:t xml:space="preserve"> MUET </w:t>
            </w:r>
            <w:r w:rsidR="00CF5604">
              <w:rPr>
                <w:rFonts w:ascii="Montserrat" w:eastAsia="Montserrat" w:hAnsi="Montserrat" w:cs="Montserrat"/>
                <w:lang w:val="en-MY"/>
              </w:rPr>
              <w:t>800/4 Writing paper</w:t>
            </w:r>
          </w:p>
        </w:tc>
        <w:tc>
          <w:tcPr>
            <w:tcW w:w="3492" w:type="dxa"/>
            <w:shd w:val="clear" w:color="auto" w:fill="EAD1DC"/>
            <w:tcMar>
              <w:top w:w="100" w:type="dxa"/>
              <w:left w:w="100" w:type="dxa"/>
              <w:bottom w:w="100" w:type="dxa"/>
              <w:right w:w="100" w:type="dxa"/>
            </w:tcMar>
          </w:tcPr>
          <w:p w14:paraId="07AB1135" w14:textId="092750C8" w:rsidR="00543DFF" w:rsidRDefault="00D34159">
            <w:pPr>
              <w:widowControl w:val="0"/>
              <w:spacing w:line="240" w:lineRule="auto"/>
              <w:rPr>
                <w:lang w:val="fi-FI"/>
              </w:rPr>
            </w:pPr>
            <w:r w:rsidRPr="00FE3D8E">
              <w:rPr>
                <w:rFonts w:ascii="Atkinson Hyperlegible" w:eastAsia="Atkinson Hyperlegible" w:hAnsi="Atkinson Hyperlegible" w:cs="Atkinson Hyperlegible"/>
                <w:color w:val="0000FF"/>
                <w:lang w:val="fi-FI"/>
              </w:rPr>
              <w:t>Jawapan:</w:t>
            </w:r>
            <w:r w:rsidR="00FE3D8E" w:rsidRPr="00FE3D8E">
              <w:rPr>
                <w:rFonts w:ascii="Atkinson Hyperlegible" w:eastAsia="Atkinson Hyperlegible" w:hAnsi="Atkinson Hyperlegible" w:cs="Atkinson Hyperlegible"/>
                <w:color w:val="0000FF"/>
                <w:lang w:val="fi-FI"/>
              </w:rPr>
              <w:t xml:space="preserve"> </w:t>
            </w:r>
            <w:hyperlink r:id="rId11" w:history="1">
              <w:r w:rsidR="000172EB" w:rsidRPr="00550382">
                <w:rPr>
                  <w:rStyle w:val="Hyperlink"/>
                  <w:lang w:val="fi-FI"/>
                </w:rPr>
                <w:t>https://docs.google.com/document/d/1_y0cjH-YYAaNmWOfNWMOB01h4WwIGOR5/edit?usp=drive_link&amp;ouid=110879473927718506849&amp;rtpof=true&amp;sd=true</w:t>
              </w:r>
            </w:hyperlink>
          </w:p>
          <w:p w14:paraId="384E9C64" w14:textId="77777777" w:rsidR="000172EB" w:rsidRPr="000172EB" w:rsidRDefault="000172EB">
            <w:pPr>
              <w:widowControl w:val="0"/>
              <w:spacing w:line="240" w:lineRule="auto"/>
              <w:rPr>
                <w:rFonts w:ascii="Atkinson Hyperlegible" w:eastAsia="Atkinson Hyperlegible" w:hAnsi="Atkinson Hyperlegible" w:cs="Atkinson Hyperlegible"/>
                <w:color w:val="0000FF"/>
                <w:lang w:val="fi-FI"/>
              </w:rPr>
            </w:pPr>
          </w:p>
          <w:p w14:paraId="7F4C1111" w14:textId="5EE80BEA" w:rsidR="00543DFF" w:rsidRPr="00892BB2" w:rsidRDefault="00E60ADE">
            <w:pPr>
              <w:widowControl w:val="0"/>
              <w:spacing w:line="240" w:lineRule="auto"/>
              <w:rPr>
                <w:rFonts w:ascii="Montserrat" w:eastAsia="Montserrat" w:hAnsi="Montserrat" w:cs="Montserrat"/>
                <w:lang w:val="en-MY"/>
              </w:rPr>
            </w:pPr>
            <w:r>
              <w:rPr>
                <w:rFonts w:ascii="Montserrat" w:eastAsia="Montserrat" w:hAnsi="Montserrat" w:cs="Montserrat"/>
                <w:lang w:val="en-MY"/>
              </w:rPr>
              <w:t xml:space="preserve">Kumpulan </w:t>
            </w:r>
            <w:proofErr w:type="spellStart"/>
            <w:r>
              <w:rPr>
                <w:rFonts w:ascii="Montserrat" w:eastAsia="Montserrat" w:hAnsi="Montserrat" w:cs="Montserrat"/>
                <w:lang w:val="en-MY"/>
              </w:rPr>
              <w:t>pelajar</w:t>
            </w:r>
            <w:proofErr w:type="spellEnd"/>
            <w:r>
              <w:rPr>
                <w:rFonts w:ascii="Montserrat" w:eastAsia="Montserrat" w:hAnsi="Montserrat" w:cs="Montserrat"/>
                <w:lang w:val="en-MY"/>
              </w:rPr>
              <w:t xml:space="preserve"> </w:t>
            </w:r>
            <w:proofErr w:type="spellStart"/>
            <w:r w:rsidR="00FC2697">
              <w:rPr>
                <w:rFonts w:ascii="Montserrat" w:eastAsia="Montserrat" w:hAnsi="Montserrat" w:cs="Montserrat"/>
                <w:lang w:val="en-MY"/>
              </w:rPr>
              <w:t>terbanyak</w:t>
            </w:r>
            <w:proofErr w:type="spellEnd"/>
            <w:r w:rsidR="00FC2697">
              <w:rPr>
                <w:rFonts w:ascii="Montserrat" w:eastAsia="Montserrat" w:hAnsi="Montserrat" w:cs="Montserrat"/>
                <w:lang w:val="en-MY"/>
              </w:rPr>
              <w:t xml:space="preserve"> pada </w:t>
            </w:r>
            <w:proofErr w:type="spellStart"/>
            <w:r w:rsidR="00FC2697">
              <w:rPr>
                <w:rFonts w:ascii="Montserrat" w:eastAsia="Montserrat" w:hAnsi="Montserrat" w:cs="Montserrat"/>
                <w:lang w:val="en-MY"/>
              </w:rPr>
              <w:t>tahap</w:t>
            </w:r>
            <w:proofErr w:type="spellEnd"/>
            <w:r w:rsidR="00A85D3D">
              <w:rPr>
                <w:rFonts w:ascii="Montserrat" w:eastAsia="Montserrat" w:hAnsi="Montserrat" w:cs="Montserrat"/>
                <w:lang w:val="en-MY"/>
              </w:rPr>
              <w:t xml:space="preserve"> Band 3.5</w:t>
            </w:r>
            <w:r w:rsidR="00FC2697">
              <w:rPr>
                <w:rFonts w:ascii="Montserrat" w:eastAsia="Montserrat" w:hAnsi="Montserrat" w:cs="Montserrat"/>
                <w:lang w:val="en-MY"/>
              </w:rPr>
              <w:t xml:space="preserve">. </w:t>
            </w:r>
            <w:r w:rsidR="00FC2697" w:rsidRPr="00FC2697">
              <w:rPr>
                <w:rFonts w:ascii="Montserrat" w:eastAsia="Montserrat" w:hAnsi="Montserrat" w:cs="Montserrat"/>
                <w:lang w:val="en-MY"/>
              </w:rPr>
              <w:t xml:space="preserve">Banyak </w:t>
            </w:r>
            <w:proofErr w:type="spellStart"/>
            <w:r w:rsidR="00FC2697" w:rsidRPr="00FC2697">
              <w:rPr>
                <w:rFonts w:ascii="Montserrat" w:eastAsia="Montserrat" w:hAnsi="Montserrat" w:cs="Montserrat"/>
                <w:lang w:val="en-MY"/>
              </w:rPr>
              <w:t>pelajar</w:t>
            </w:r>
            <w:proofErr w:type="spellEnd"/>
            <w:r w:rsidR="00FC2697" w:rsidRPr="00FC2697">
              <w:rPr>
                <w:rFonts w:ascii="Montserrat" w:eastAsia="Montserrat" w:hAnsi="Montserrat" w:cs="Montserrat"/>
                <w:lang w:val="en-MY"/>
              </w:rPr>
              <w:t xml:space="preserve"> di </w:t>
            </w:r>
            <w:proofErr w:type="spellStart"/>
            <w:r w:rsidR="00FC2697" w:rsidRPr="00FC2697">
              <w:rPr>
                <w:rFonts w:ascii="Montserrat" w:eastAsia="Montserrat" w:hAnsi="Montserrat" w:cs="Montserrat"/>
                <w:lang w:val="en-MY"/>
              </w:rPr>
              <w:t>tahap</w:t>
            </w:r>
            <w:proofErr w:type="spellEnd"/>
            <w:r w:rsidR="00FC2697" w:rsidRPr="00FC2697">
              <w:rPr>
                <w:rFonts w:ascii="Montserrat" w:eastAsia="Montserrat" w:hAnsi="Montserrat" w:cs="Montserrat"/>
                <w:lang w:val="en-MY"/>
              </w:rPr>
              <w:t xml:space="preserve"> Ban</w:t>
            </w:r>
            <w:r w:rsidR="00FC2697">
              <w:rPr>
                <w:rFonts w:ascii="Montserrat" w:eastAsia="Montserrat" w:hAnsi="Montserrat" w:cs="Montserrat"/>
                <w:lang w:val="en-MY"/>
              </w:rPr>
              <w:t>d 3 dan 2.5</w:t>
            </w:r>
            <w:r w:rsidR="00892BB2">
              <w:rPr>
                <w:rFonts w:ascii="Montserrat" w:eastAsia="Montserrat" w:hAnsi="Montserrat" w:cs="Montserrat"/>
                <w:lang w:val="en-MY"/>
              </w:rPr>
              <w:t xml:space="preserve">. </w:t>
            </w:r>
            <w:proofErr w:type="spellStart"/>
            <w:r w:rsidR="00892BB2" w:rsidRPr="00892BB2">
              <w:rPr>
                <w:rFonts w:ascii="Montserrat" w:eastAsia="Montserrat" w:hAnsi="Montserrat" w:cs="Montserrat"/>
                <w:lang w:val="en-MY"/>
              </w:rPr>
              <w:t>Segelintir</w:t>
            </w:r>
            <w:proofErr w:type="spellEnd"/>
            <w:r w:rsidR="00892BB2" w:rsidRPr="00892BB2">
              <w:rPr>
                <w:rFonts w:ascii="Montserrat" w:eastAsia="Montserrat" w:hAnsi="Montserrat" w:cs="Montserrat"/>
                <w:lang w:val="en-MY"/>
              </w:rPr>
              <w:t xml:space="preserve"> </w:t>
            </w:r>
            <w:proofErr w:type="spellStart"/>
            <w:r w:rsidR="00892BB2" w:rsidRPr="00892BB2">
              <w:rPr>
                <w:rFonts w:ascii="Montserrat" w:eastAsia="Montserrat" w:hAnsi="Montserrat" w:cs="Montserrat"/>
                <w:lang w:val="en-MY"/>
              </w:rPr>
              <w:t>pelajar</w:t>
            </w:r>
            <w:proofErr w:type="spellEnd"/>
            <w:r w:rsidR="00892BB2" w:rsidRPr="00892BB2">
              <w:rPr>
                <w:rFonts w:ascii="Montserrat" w:eastAsia="Montserrat" w:hAnsi="Montserrat" w:cs="Montserrat"/>
                <w:lang w:val="en-MY"/>
              </w:rPr>
              <w:t xml:space="preserve"> </w:t>
            </w:r>
            <w:proofErr w:type="spellStart"/>
            <w:r w:rsidR="00892BB2">
              <w:rPr>
                <w:rFonts w:ascii="Montserrat" w:eastAsia="Montserrat" w:hAnsi="Montserrat" w:cs="Montserrat"/>
                <w:lang w:val="en-MY"/>
              </w:rPr>
              <w:t>s</w:t>
            </w:r>
            <w:r w:rsidR="00892BB2" w:rsidRPr="00892BB2">
              <w:rPr>
                <w:rFonts w:ascii="Montserrat" w:eastAsia="Montserrat" w:hAnsi="Montserrat" w:cs="Montserrat"/>
                <w:lang w:val="en-MY"/>
              </w:rPr>
              <w:t>ahaja</w:t>
            </w:r>
            <w:proofErr w:type="spellEnd"/>
            <w:r w:rsidR="00892BB2" w:rsidRPr="00892BB2">
              <w:rPr>
                <w:rFonts w:ascii="Montserrat" w:eastAsia="Montserrat" w:hAnsi="Montserrat" w:cs="Montserrat"/>
                <w:lang w:val="en-MY"/>
              </w:rPr>
              <w:t xml:space="preserve"> yang Berjaya </w:t>
            </w:r>
            <w:proofErr w:type="spellStart"/>
            <w:r w:rsidR="00892BB2" w:rsidRPr="00892BB2">
              <w:rPr>
                <w:rFonts w:ascii="Montserrat" w:eastAsia="Montserrat" w:hAnsi="Montserrat" w:cs="Montserrat"/>
                <w:lang w:val="en-MY"/>
              </w:rPr>
              <w:t>sampai</w:t>
            </w:r>
            <w:proofErr w:type="spellEnd"/>
            <w:r w:rsidR="00892BB2" w:rsidRPr="00892BB2">
              <w:rPr>
                <w:rFonts w:ascii="Montserrat" w:eastAsia="Montserrat" w:hAnsi="Montserrat" w:cs="Montserrat"/>
                <w:lang w:val="en-MY"/>
              </w:rPr>
              <w:t xml:space="preserve"> </w:t>
            </w:r>
            <w:proofErr w:type="spellStart"/>
            <w:r w:rsidR="00892BB2" w:rsidRPr="00892BB2">
              <w:rPr>
                <w:rFonts w:ascii="Montserrat" w:eastAsia="Montserrat" w:hAnsi="Montserrat" w:cs="Montserrat"/>
                <w:lang w:val="en-MY"/>
              </w:rPr>
              <w:t>ke</w:t>
            </w:r>
            <w:proofErr w:type="spellEnd"/>
            <w:r w:rsidR="00892BB2" w:rsidRPr="00892BB2">
              <w:rPr>
                <w:rFonts w:ascii="Montserrat" w:eastAsia="Montserrat" w:hAnsi="Montserrat" w:cs="Montserrat"/>
                <w:lang w:val="en-MY"/>
              </w:rPr>
              <w:t xml:space="preserve"> </w:t>
            </w:r>
            <w:proofErr w:type="spellStart"/>
            <w:r w:rsidR="00892BB2" w:rsidRPr="00892BB2">
              <w:rPr>
                <w:rFonts w:ascii="Montserrat" w:eastAsia="Montserrat" w:hAnsi="Montserrat" w:cs="Montserrat"/>
                <w:lang w:val="en-MY"/>
              </w:rPr>
              <w:t>tahap</w:t>
            </w:r>
            <w:proofErr w:type="spellEnd"/>
            <w:r w:rsidR="00892BB2" w:rsidRPr="00892BB2">
              <w:rPr>
                <w:rFonts w:ascii="Montserrat" w:eastAsia="Montserrat" w:hAnsi="Montserrat" w:cs="Montserrat"/>
                <w:lang w:val="en-MY"/>
              </w:rPr>
              <w:t xml:space="preserve"> 4 dan </w:t>
            </w:r>
            <w:proofErr w:type="spellStart"/>
            <w:r w:rsidR="00892BB2" w:rsidRPr="00892BB2">
              <w:rPr>
                <w:rFonts w:ascii="Montserrat" w:eastAsia="Montserrat" w:hAnsi="Montserrat" w:cs="Montserrat"/>
                <w:lang w:val="en-MY"/>
              </w:rPr>
              <w:t>ke</w:t>
            </w:r>
            <w:proofErr w:type="spellEnd"/>
            <w:r w:rsidR="00892BB2" w:rsidRPr="00892BB2">
              <w:rPr>
                <w:rFonts w:ascii="Montserrat" w:eastAsia="Montserrat" w:hAnsi="Montserrat" w:cs="Montserrat"/>
                <w:lang w:val="en-MY"/>
              </w:rPr>
              <w:t xml:space="preserve"> </w:t>
            </w:r>
            <w:proofErr w:type="spellStart"/>
            <w:r w:rsidR="00892BB2" w:rsidRPr="00892BB2">
              <w:rPr>
                <w:rFonts w:ascii="Montserrat" w:eastAsia="Montserrat" w:hAnsi="Montserrat" w:cs="Montserrat"/>
                <w:lang w:val="en-MY"/>
              </w:rPr>
              <w:t>ata</w:t>
            </w:r>
            <w:r w:rsidR="00892BB2">
              <w:rPr>
                <w:rFonts w:ascii="Montserrat" w:eastAsia="Montserrat" w:hAnsi="Montserrat" w:cs="Montserrat"/>
                <w:lang w:val="en-MY"/>
              </w:rPr>
              <w:t>s</w:t>
            </w:r>
            <w:proofErr w:type="spellEnd"/>
            <w:r w:rsidR="00892BB2">
              <w:rPr>
                <w:rFonts w:ascii="Montserrat" w:eastAsia="Montserrat" w:hAnsi="Montserrat" w:cs="Montserrat"/>
                <w:lang w:val="en-MY"/>
              </w:rPr>
              <w:t>.</w:t>
            </w:r>
          </w:p>
        </w:tc>
      </w:tr>
    </w:tbl>
    <w:p w14:paraId="0A9CEB32" w14:textId="77777777" w:rsidR="002609A7" w:rsidRPr="00892BB2" w:rsidRDefault="002609A7">
      <w:pPr>
        <w:rPr>
          <w:rFonts w:ascii="Montserrat" w:eastAsia="Montserrat" w:hAnsi="Montserrat" w:cs="Montserrat"/>
          <w:sz w:val="28"/>
          <w:szCs w:val="28"/>
          <w:lang w:val="en-MY"/>
        </w:rPr>
      </w:pPr>
    </w:p>
    <w:p w14:paraId="40F78A6C" w14:textId="77777777" w:rsidR="002609A7" w:rsidRPr="00892BB2" w:rsidRDefault="002609A7">
      <w:pPr>
        <w:rPr>
          <w:rFonts w:ascii="Montserrat" w:eastAsia="Montserrat" w:hAnsi="Montserrat" w:cs="Montserrat"/>
          <w:sz w:val="28"/>
          <w:szCs w:val="28"/>
          <w:lang w:val="en-MY"/>
        </w:rPr>
      </w:pPr>
    </w:p>
    <w:tbl>
      <w:tblPr>
        <w:tblStyle w:val="a2"/>
        <w:tblW w:w="13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7"/>
        <w:gridCol w:w="2787"/>
        <w:gridCol w:w="2787"/>
        <w:gridCol w:w="2787"/>
        <w:gridCol w:w="2787"/>
      </w:tblGrid>
      <w:tr w:rsidR="002609A7" w14:paraId="7B85DCB6" w14:textId="77777777">
        <w:trPr>
          <w:trHeight w:val="440"/>
        </w:trPr>
        <w:tc>
          <w:tcPr>
            <w:tcW w:w="13935" w:type="dxa"/>
            <w:gridSpan w:val="5"/>
            <w:shd w:val="clear" w:color="auto" w:fill="34B4B0"/>
            <w:tcMar>
              <w:top w:w="100" w:type="dxa"/>
              <w:left w:w="100" w:type="dxa"/>
              <w:bottom w:w="100" w:type="dxa"/>
              <w:right w:w="100" w:type="dxa"/>
            </w:tcMar>
          </w:tcPr>
          <w:p w14:paraId="73861FFB" w14:textId="77777777" w:rsidR="002609A7" w:rsidRDefault="00D34159">
            <w:pPr>
              <w:widowControl w:val="0"/>
              <w:spacing w:line="240" w:lineRule="auto"/>
              <w:rPr>
                <w:rFonts w:ascii="Montserrat" w:eastAsia="Montserrat" w:hAnsi="Montserrat" w:cs="Montserrat"/>
                <w:color w:val="0000FF"/>
                <w:sz w:val="28"/>
                <w:szCs w:val="28"/>
              </w:rPr>
            </w:pPr>
            <w:r>
              <w:rPr>
                <w:rFonts w:ascii="Montserrat" w:eastAsia="Montserrat" w:hAnsi="Montserrat" w:cs="Montserrat"/>
                <w:b/>
                <w:bCs/>
                <w:sz w:val="24"/>
                <w:szCs w:val="24"/>
              </w:rPr>
              <w:t>2. Curate (</w:t>
            </w:r>
            <w:proofErr w:type="spellStart"/>
            <w:r>
              <w:rPr>
                <w:rFonts w:ascii="Montserrat" w:eastAsia="Montserrat" w:hAnsi="Montserrat" w:cs="Montserrat"/>
                <w:b/>
                <w:bCs/>
                <w:sz w:val="24"/>
                <w:szCs w:val="24"/>
              </w:rPr>
              <w:t>Rancang</w:t>
            </w:r>
            <w:proofErr w:type="spellEnd"/>
            <w:r>
              <w:rPr>
                <w:rFonts w:ascii="Montserrat" w:eastAsia="Montserrat" w:hAnsi="Montserrat" w:cs="Montserrat"/>
                <w:b/>
                <w:bCs/>
                <w:sz w:val="24"/>
                <w:szCs w:val="24"/>
              </w:rPr>
              <w:t xml:space="preserve">) - </w:t>
            </w:r>
            <w:r>
              <w:rPr>
                <w:rFonts w:ascii="Montserrat" w:eastAsia="Montserrat" w:hAnsi="Montserrat" w:cs="Montserrat"/>
                <w:b/>
                <w:bCs/>
                <w:color w:val="0000FF"/>
                <w:sz w:val="24"/>
                <w:szCs w:val="24"/>
              </w:rPr>
              <w:t>School Application 3</w:t>
            </w:r>
          </w:p>
        </w:tc>
      </w:tr>
      <w:tr w:rsidR="002609A7" w14:paraId="3939CC83" w14:textId="77777777">
        <w:trPr>
          <w:trHeight w:val="440"/>
        </w:trPr>
        <w:tc>
          <w:tcPr>
            <w:tcW w:w="13935" w:type="dxa"/>
            <w:gridSpan w:val="5"/>
            <w:shd w:val="clear" w:color="auto" w:fill="FFFFFF"/>
            <w:tcMar>
              <w:top w:w="100" w:type="dxa"/>
              <w:left w:w="100" w:type="dxa"/>
              <w:bottom w:w="100" w:type="dxa"/>
              <w:right w:w="100" w:type="dxa"/>
            </w:tcMar>
          </w:tcPr>
          <w:p w14:paraId="59712E1F" w14:textId="37392894" w:rsidR="002609A7" w:rsidRPr="00367D05" w:rsidRDefault="00D34159">
            <w:pPr>
              <w:widowControl w:val="0"/>
              <w:spacing w:line="240" w:lineRule="auto"/>
              <w:rPr>
                <w:rFonts w:ascii="Atkinson Hyperlegible" w:eastAsia="Atkinson Hyperlegible" w:hAnsi="Atkinson Hyperlegible" w:cs="Atkinson Hyperlegible"/>
                <w:i/>
                <w:iCs/>
                <w:color w:val="666666"/>
                <w:highlight w:val="white"/>
              </w:rPr>
            </w:pPr>
            <w:r w:rsidRPr="00245FE7">
              <w:rPr>
                <w:rFonts w:ascii="Montserrat" w:eastAsia="Montserrat" w:hAnsi="Montserrat" w:cs="Montserrat"/>
                <w:b/>
                <w:bCs/>
                <w:sz w:val="24"/>
                <w:szCs w:val="24"/>
              </w:rPr>
              <w:lastRenderedPageBreak/>
              <w:t xml:space="preserve">a) </w:t>
            </w:r>
            <w:proofErr w:type="spellStart"/>
            <w:r w:rsidRPr="00245FE7">
              <w:rPr>
                <w:rFonts w:ascii="Montserrat" w:eastAsia="Montserrat" w:hAnsi="Montserrat" w:cs="Montserrat"/>
                <w:b/>
                <w:bCs/>
                <w:sz w:val="24"/>
                <w:szCs w:val="24"/>
              </w:rPr>
              <w:t>Pernyataan</w:t>
            </w:r>
            <w:proofErr w:type="spellEnd"/>
            <w:r w:rsidRPr="00245FE7">
              <w:rPr>
                <w:rFonts w:ascii="Montserrat" w:eastAsia="Montserrat" w:hAnsi="Montserrat" w:cs="Montserrat"/>
                <w:b/>
                <w:bCs/>
                <w:sz w:val="24"/>
                <w:szCs w:val="24"/>
              </w:rPr>
              <w:t xml:space="preserve"> </w:t>
            </w:r>
            <w:proofErr w:type="spellStart"/>
            <w:r w:rsidRPr="00245FE7">
              <w:rPr>
                <w:rFonts w:ascii="Montserrat" w:eastAsia="Montserrat" w:hAnsi="Montserrat" w:cs="Montserrat"/>
                <w:b/>
                <w:bCs/>
                <w:sz w:val="24"/>
                <w:szCs w:val="24"/>
              </w:rPr>
              <w:t>Masalah</w:t>
            </w:r>
            <w:proofErr w:type="spellEnd"/>
            <w:r w:rsidRPr="00245FE7">
              <w:rPr>
                <w:rFonts w:ascii="Montserrat" w:eastAsia="Montserrat" w:hAnsi="Montserrat" w:cs="Montserrat"/>
                <w:b/>
                <w:bCs/>
                <w:sz w:val="24"/>
                <w:szCs w:val="24"/>
              </w:rPr>
              <w:t xml:space="preserve"> </w:t>
            </w:r>
            <w:r w:rsidRPr="00245FE7">
              <w:rPr>
                <w:rFonts w:ascii="Montserrat" w:eastAsia="Montserrat" w:hAnsi="Montserrat" w:cs="Montserrat"/>
                <w:b/>
                <w:bCs/>
                <w:sz w:val="24"/>
                <w:szCs w:val="24"/>
              </w:rPr>
              <w:br/>
            </w:r>
          </w:p>
          <w:p w14:paraId="66034CC7" w14:textId="77777777" w:rsidR="002609A7" w:rsidRPr="00367D05" w:rsidRDefault="002609A7">
            <w:pPr>
              <w:widowControl w:val="0"/>
              <w:spacing w:line="240" w:lineRule="auto"/>
              <w:rPr>
                <w:rFonts w:ascii="Atkinson Hyperlegible" w:eastAsia="Atkinson Hyperlegible" w:hAnsi="Atkinson Hyperlegible" w:cs="Atkinson Hyperlegible"/>
                <w:i/>
                <w:iCs/>
                <w:color w:val="666666"/>
                <w:highlight w:val="white"/>
              </w:rPr>
            </w:pPr>
          </w:p>
          <w:p w14:paraId="27A54F41"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proofErr w:type="spellStart"/>
            <w:r>
              <w:rPr>
                <w:rFonts w:ascii="Atkinson Hyperlegible" w:eastAsia="Atkinson Hyperlegible" w:hAnsi="Atkinson Hyperlegible" w:cs="Atkinson Hyperlegible"/>
                <w:color w:val="0000FF"/>
                <w:highlight w:val="white"/>
              </w:rPr>
              <w:t>Jawapan</w:t>
            </w:r>
            <w:proofErr w:type="spellEnd"/>
            <w:r>
              <w:rPr>
                <w:rFonts w:ascii="Atkinson Hyperlegible" w:eastAsia="Atkinson Hyperlegible" w:hAnsi="Atkinson Hyperlegible" w:cs="Atkinson Hyperlegible"/>
                <w:color w:val="0000FF"/>
                <w:highlight w:val="white"/>
              </w:rPr>
              <w:t>:</w:t>
            </w:r>
          </w:p>
          <w:p w14:paraId="0BDE25BE" w14:textId="77777777" w:rsidR="002609A7" w:rsidRDefault="002609A7">
            <w:pPr>
              <w:widowControl w:val="0"/>
              <w:spacing w:line="240" w:lineRule="auto"/>
              <w:rPr>
                <w:rFonts w:ascii="Atkinson Hyperlegible" w:eastAsia="Atkinson Hyperlegible" w:hAnsi="Atkinson Hyperlegible" w:cs="Atkinson Hyperlegible"/>
                <w:b/>
                <w:bCs/>
                <w:sz w:val="24"/>
                <w:szCs w:val="24"/>
                <w:highlight w:val="white"/>
              </w:rPr>
            </w:pPr>
          </w:p>
          <w:p w14:paraId="645A952E" w14:textId="58E4E3FF" w:rsidR="002609A7" w:rsidRDefault="00B87D0D">
            <w:pPr>
              <w:widowControl w:val="0"/>
              <w:spacing w:line="240" w:lineRule="auto"/>
              <w:rPr>
                <w:rFonts w:ascii="Atkinson Hyperlegible" w:eastAsia="Atkinson Hyperlegible" w:hAnsi="Atkinson Hyperlegible" w:cs="Atkinson Hyperlegible"/>
                <w:b/>
                <w:bCs/>
                <w:sz w:val="24"/>
                <w:szCs w:val="24"/>
                <w:highlight w:val="white"/>
              </w:rPr>
            </w:pPr>
            <w:r w:rsidRPr="00245FE7">
              <w:rPr>
                <w:rFonts w:ascii="Atkinson Hyperlegible" w:eastAsia="Atkinson Hyperlegible" w:hAnsi="Atkinson Hyperlegible" w:cs="Atkinson Hyperlegible"/>
                <w:i/>
                <w:iCs/>
                <w:color w:val="666666"/>
                <w:highlight w:val="white"/>
              </w:rPr>
              <w:t xml:space="preserve">47.5% </w:t>
            </w:r>
            <w:proofErr w:type="spellStart"/>
            <w:r w:rsidRPr="00245FE7">
              <w:rPr>
                <w:rFonts w:ascii="Atkinson Hyperlegible" w:eastAsia="Atkinson Hyperlegible" w:hAnsi="Atkinson Hyperlegible" w:cs="Atkinson Hyperlegible"/>
                <w:i/>
                <w:iCs/>
                <w:color w:val="666666"/>
                <w:highlight w:val="white"/>
              </w:rPr>
              <w:t>daripada</w:t>
            </w:r>
            <w:proofErr w:type="spellEnd"/>
            <w:r w:rsidRPr="00245FE7">
              <w:rPr>
                <w:rFonts w:ascii="Atkinson Hyperlegible" w:eastAsia="Atkinson Hyperlegible" w:hAnsi="Atkinson Hyperlegible" w:cs="Atkinson Hyperlegible"/>
                <w:i/>
                <w:iCs/>
                <w:color w:val="666666"/>
                <w:highlight w:val="white"/>
              </w:rPr>
              <w:t xml:space="preserve"> 40 </w:t>
            </w:r>
            <w:proofErr w:type="spellStart"/>
            <w:r w:rsidRPr="00245FE7">
              <w:rPr>
                <w:rFonts w:ascii="Atkinson Hyperlegible" w:eastAsia="Atkinson Hyperlegible" w:hAnsi="Atkinson Hyperlegible" w:cs="Atkinson Hyperlegible"/>
                <w:i/>
                <w:iCs/>
                <w:color w:val="666666"/>
                <w:highlight w:val="white"/>
              </w:rPr>
              <w:t>pelajar</w:t>
            </w:r>
            <w:proofErr w:type="spellEnd"/>
            <w:r w:rsidRPr="00245FE7">
              <w:rPr>
                <w:rFonts w:ascii="Atkinson Hyperlegible" w:eastAsia="Atkinson Hyperlegible" w:hAnsi="Atkinson Hyperlegible" w:cs="Atkinson Hyperlegible"/>
                <w:i/>
                <w:iCs/>
                <w:color w:val="666666"/>
                <w:highlight w:val="white"/>
              </w:rPr>
              <w:t xml:space="preserve"> MUET </w:t>
            </w:r>
            <w:proofErr w:type="spellStart"/>
            <w:r w:rsidRPr="00245FE7">
              <w:rPr>
                <w:rFonts w:ascii="Atkinson Hyperlegible" w:eastAsia="Atkinson Hyperlegible" w:hAnsi="Atkinson Hyperlegible" w:cs="Atkinson Hyperlegible"/>
                <w:i/>
                <w:iCs/>
                <w:color w:val="666666"/>
                <w:highlight w:val="white"/>
              </w:rPr>
              <w:t>matrikulasi</w:t>
            </w:r>
            <w:proofErr w:type="spellEnd"/>
            <w:r w:rsidRPr="00245FE7">
              <w:rPr>
                <w:rFonts w:ascii="Atkinson Hyperlegible" w:eastAsia="Atkinson Hyperlegible" w:hAnsi="Atkinson Hyperlegible" w:cs="Atkinson Hyperlegible"/>
                <w:i/>
                <w:iCs/>
                <w:color w:val="666666"/>
                <w:highlight w:val="white"/>
              </w:rPr>
              <w:t xml:space="preserve"> </w:t>
            </w:r>
            <w:proofErr w:type="spellStart"/>
            <w:r w:rsidRPr="00245FE7">
              <w:rPr>
                <w:rFonts w:ascii="Atkinson Hyperlegible" w:eastAsia="Atkinson Hyperlegible" w:hAnsi="Atkinson Hyperlegible" w:cs="Atkinson Hyperlegible"/>
                <w:i/>
                <w:iCs/>
                <w:color w:val="666666"/>
                <w:highlight w:val="white"/>
              </w:rPr>
              <w:t>mencapai</w:t>
            </w:r>
            <w:proofErr w:type="spellEnd"/>
            <w:r w:rsidRPr="00245FE7">
              <w:rPr>
                <w:rFonts w:ascii="Atkinson Hyperlegible" w:eastAsia="Atkinson Hyperlegible" w:hAnsi="Atkinson Hyperlegible" w:cs="Atkinson Hyperlegible"/>
                <w:i/>
                <w:iCs/>
                <w:color w:val="666666"/>
                <w:highlight w:val="white"/>
              </w:rPr>
              <w:t xml:space="preserve"> Band 3 </w:t>
            </w:r>
            <w:proofErr w:type="spellStart"/>
            <w:r w:rsidRPr="00245FE7">
              <w:rPr>
                <w:rFonts w:ascii="Atkinson Hyperlegible" w:eastAsia="Atkinson Hyperlegible" w:hAnsi="Atkinson Hyperlegible" w:cs="Atkinson Hyperlegible"/>
                <w:i/>
                <w:iCs/>
                <w:color w:val="666666"/>
                <w:highlight w:val="white"/>
              </w:rPr>
              <w:t>ke</w:t>
            </w:r>
            <w:proofErr w:type="spellEnd"/>
            <w:r w:rsidRPr="00245FE7">
              <w:rPr>
                <w:rFonts w:ascii="Atkinson Hyperlegible" w:eastAsia="Atkinson Hyperlegible" w:hAnsi="Atkinson Hyperlegible" w:cs="Atkinson Hyperlegible"/>
                <w:i/>
                <w:iCs/>
                <w:color w:val="666666"/>
                <w:highlight w:val="white"/>
              </w:rPr>
              <w:t xml:space="preserve"> </w:t>
            </w:r>
            <w:proofErr w:type="spellStart"/>
            <w:r w:rsidRPr="00245FE7">
              <w:rPr>
                <w:rFonts w:ascii="Atkinson Hyperlegible" w:eastAsia="Atkinson Hyperlegible" w:hAnsi="Atkinson Hyperlegible" w:cs="Atkinson Hyperlegible"/>
                <w:i/>
                <w:iCs/>
                <w:color w:val="666666"/>
                <w:highlight w:val="white"/>
              </w:rPr>
              <w:t>bawah</w:t>
            </w:r>
            <w:proofErr w:type="spellEnd"/>
            <w:r w:rsidRPr="00245FE7">
              <w:rPr>
                <w:rFonts w:ascii="Atkinson Hyperlegible" w:eastAsia="Atkinson Hyperlegible" w:hAnsi="Atkinson Hyperlegible" w:cs="Atkinson Hyperlegible"/>
                <w:i/>
                <w:iCs/>
                <w:color w:val="666666"/>
                <w:highlight w:val="white"/>
              </w:rPr>
              <w:t xml:space="preserve"> </w:t>
            </w:r>
            <w:proofErr w:type="spellStart"/>
            <w:r w:rsidRPr="00245FE7">
              <w:rPr>
                <w:rFonts w:ascii="Atkinson Hyperlegible" w:eastAsia="Atkinson Hyperlegible" w:hAnsi="Atkinson Hyperlegible" w:cs="Atkinson Hyperlegible"/>
                <w:i/>
                <w:iCs/>
                <w:color w:val="666666"/>
                <w:highlight w:val="white"/>
              </w:rPr>
              <w:t>dalam</w:t>
            </w:r>
            <w:proofErr w:type="spellEnd"/>
            <w:r w:rsidRPr="00245FE7">
              <w:rPr>
                <w:rFonts w:ascii="Atkinson Hyperlegible" w:eastAsia="Atkinson Hyperlegible" w:hAnsi="Atkinson Hyperlegible" w:cs="Atkinson Hyperlegible"/>
                <w:i/>
                <w:iCs/>
                <w:color w:val="666666"/>
                <w:highlight w:val="white"/>
              </w:rPr>
              <w:t xml:space="preserve"> Kemahiran </w:t>
            </w:r>
            <w:proofErr w:type="spellStart"/>
            <w:r w:rsidRPr="00245FE7">
              <w:rPr>
                <w:rFonts w:ascii="Atkinson Hyperlegible" w:eastAsia="Atkinson Hyperlegible" w:hAnsi="Atkinson Hyperlegible" w:cs="Atkinson Hyperlegible"/>
                <w:i/>
                <w:iCs/>
                <w:color w:val="666666"/>
                <w:highlight w:val="white"/>
              </w:rPr>
              <w:t>kertas</w:t>
            </w:r>
            <w:proofErr w:type="spellEnd"/>
            <w:r w:rsidRPr="00245FE7">
              <w:rPr>
                <w:rFonts w:ascii="Atkinson Hyperlegible" w:eastAsia="Atkinson Hyperlegible" w:hAnsi="Atkinson Hyperlegible" w:cs="Atkinson Hyperlegible"/>
                <w:i/>
                <w:iCs/>
                <w:color w:val="666666"/>
                <w:highlight w:val="white"/>
              </w:rPr>
              <w:t xml:space="preserve"> </w:t>
            </w:r>
            <w:proofErr w:type="spellStart"/>
            <w:r w:rsidRPr="00245FE7">
              <w:rPr>
                <w:rFonts w:ascii="Atkinson Hyperlegible" w:eastAsia="Atkinson Hyperlegible" w:hAnsi="Atkinson Hyperlegible" w:cs="Atkinson Hyperlegible"/>
                <w:i/>
                <w:iCs/>
                <w:color w:val="666666"/>
                <w:highlight w:val="white"/>
              </w:rPr>
              <w:t>men</w:t>
            </w:r>
            <w:r>
              <w:rPr>
                <w:rFonts w:ascii="Atkinson Hyperlegible" w:eastAsia="Atkinson Hyperlegible" w:hAnsi="Atkinson Hyperlegible" w:cs="Atkinson Hyperlegible"/>
                <w:i/>
                <w:iCs/>
                <w:color w:val="666666"/>
                <w:highlight w:val="white"/>
              </w:rPr>
              <w:t>ulis</w:t>
            </w:r>
            <w:proofErr w:type="spellEnd"/>
            <w:r>
              <w:rPr>
                <w:rFonts w:ascii="Atkinson Hyperlegible" w:eastAsia="Atkinson Hyperlegible" w:hAnsi="Atkinson Hyperlegible" w:cs="Atkinson Hyperlegible"/>
                <w:i/>
                <w:iCs/>
                <w:color w:val="666666"/>
                <w:highlight w:val="white"/>
              </w:rPr>
              <w:t xml:space="preserve"> (800/4). </w:t>
            </w:r>
            <w:r w:rsidRPr="00367D05">
              <w:rPr>
                <w:rFonts w:ascii="Atkinson Hyperlegible" w:eastAsia="Atkinson Hyperlegible" w:hAnsi="Atkinson Hyperlegible" w:cs="Atkinson Hyperlegible"/>
                <w:i/>
                <w:iCs/>
                <w:color w:val="666666"/>
                <w:highlight w:val="white"/>
              </w:rPr>
              <w:t xml:space="preserve">Kemahiran </w:t>
            </w:r>
            <w:proofErr w:type="spellStart"/>
            <w:r w:rsidRPr="00367D05">
              <w:rPr>
                <w:rFonts w:ascii="Atkinson Hyperlegible" w:eastAsia="Atkinson Hyperlegible" w:hAnsi="Atkinson Hyperlegible" w:cs="Atkinson Hyperlegible"/>
                <w:i/>
                <w:iCs/>
                <w:color w:val="666666"/>
                <w:highlight w:val="white"/>
              </w:rPr>
              <w:t>menulis</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ini</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amat</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penting</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untuk</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membolehkan</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pelajar</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mencapai</w:t>
            </w:r>
            <w:proofErr w:type="spellEnd"/>
            <w:r w:rsidRPr="00367D05">
              <w:rPr>
                <w:rFonts w:ascii="Atkinson Hyperlegible" w:eastAsia="Atkinson Hyperlegible" w:hAnsi="Atkinson Hyperlegible" w:cs="Atkinson Hyperlegible"/>
                <w:i/>
                <w:iCs/>
                <w:color w:val="666666"/>
                <w:highlight w:val="white"/>
              </w:rPr>
              <w:t xml:space="preserve"> Band yang </w:t>
            </w:r>
            <w:proofErr w:type="spellStart"/>
            <w:r w:rsidRPr="00367D05">
              <w:rPr>
                <w:rFonts w:ascii="Atkinson Hyperlegible" w:eastAsia="Atkinson Hyperlegible" w:hAnsi="Atkinson Hyperlegible" w:cs="Atkinson Hyperlegible"/>
                <w:i/>
                <w:iCs/>
                <w:color w:val="666666"/>
                <w:highlight w:val="white"/>
              </w:rPr>
              <w:t>lebih</w:t>
            </w:r>
            <w:proofErr w:type="spellEnd"/>
            <w:r w:rsidRPr="00367D05">
              <w:rPr>
                <w:rFonts w:ascii="Atkinson Hyperlegible" w:eastAsia="Atkinson Hyperlegible" w:hAnsi="Atkinson Hyperlegible" w:cs="Atkinson Hyperlegible"/>
                <w:i/>
                <w:iCs/>
                <w:color w:val="666666"/>
                <w:highlight w:val="white"/>
              </w:rPr>
              <w:t xml:space="preserve"> </w:t>
            </w:r>
            <w:proofErr w:type="spellStart"/>
            <w:r w:rsidRPr="00367D05">
              <w:rPr>
                <w:rFonts w:ascii="Atkinson Hyperlegible" w:eastAsia="Atkinson Hyperlegible" w:hAnsi="Atkinson Hyperlegible" w:cs="Atkinson Hyperlegible"/>
                <w:i/>
                <w:iCs/>
                <w:color w:val="666666"/>
                <w:highlight w:val="white"/>
              </w:rPr>
              <w:t>bai</w:t>
            </w:r>
            <w:r>
              <w:rPr>
                <w:rFonts w:ascii="Atkinson Hyperlegible" w:eastAsia="Atkinson Hyperlegible" w:hAnsi="Atkinson Hyperlegible" w:cs="Atkinson Hyperlegible"/>
                <w:i/>
                <w:iCs/>
                <w:color w:val="666666"/>
                <w:highlight w:val="white"/>
              </w:rPr>
              <w:t>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secara</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menyeluruh</w:t>
            </w:r>
            <w:proofErr w:type="spellEnd"/>
            <w:r>
              <w:rPr>
                <w:rFonts w:ascii="Atkinson Hyperlegible" w:eastAsia="Atkinson Hyperlegible" w:hAnsi="Atkinson Hyperlegible" w:cs="Atkinson Hyperlegible"/>
                <w:i/>
                <w:iCs/>
                <w:color w:val="666666"/>
                <w:highlight w:val="white"/>
              </w:rPr>
              <w:t xml:space="preserve"> dan </w:t>
            </w:r>
            <w:proofErr w:type="spellStart"/>
            <w:r>
              <w:rPr>
                <w:rFonts w:ascii="Atkinson Hyperlegible" w:eastAsia="Atkinson Hyperlegible" w:hAnsi="Atkinson Hyperlegible" w:cs="Atkinson Hyperlegible"/>
                <w:i/>
                <w:iCs/>
                <w:color w:val="666666"/>
                <w:highlight w:val="white"/>
              </w:rPr>
              <w:t>mendapat</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tawaran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kursus</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diingini</w:t>
            </w:r>
            <w:proofErr w:type="spellEnd"/>
            <w:r>
              <w:rPr>
                <w:rFonts w:ascii="Atkinson Hyperlegible" w:eastAsia="Atkinson Hyperlegible" w:hAnsi="Atkinson Hyperlegible" w:cs="Atkinson Hyperlegible"/>
                <w:i/>
                <w:iCs/>
                <w:color w:val="666666"/>
                <w:highlight w:val="white"/>
              </w:rPr>
              <w:t xml:space="preserve"> di university.</w:t>
            </w:r>
            <w:r w:rsidR="008062DC">
              <w:rPr>
                <w:rFonts w:ascii="Atkinson Hyperlegible" w:eastAsia="Atkinson Hyperlegible" w:hAnsi="Atkinson Hyperlegible" w:cs="Atkinson Hyperlegible"/>
                <w:i/>
                <w:iCs/>
                <w:color w:val="666666"/>
                <w:highlight w:val="white"/>
              </w:rPr>
              <w:t xml:space="preserve"> </w:t>
            </w:r>
            <w:proofErr w:type="spellStart"/>
            <w:r w:rsidR="00D45C32">
              <w:rPr>
                <w:rFonts w:ascii="Atkinson Hyperlegible" w:eastAsia="Atkinson Hyperlegible" w:hAnsi="Atkinson Hyperlegible" w:cs="Atkinson Hyperlegible"/>
                <w:i/>
                <w:iCs/>
                <w:color w:val="666666"/>
                <w:highlight w:val="white"/>
              </w:rPr>
              <w:t>Pensyarah</w:t>
            </w:r>
            <w:proofErr w:type="spellEnd"/>
            <w:r w:rsidR="00D45C32">
              <w:rPr>
                <w:rFonts w:ascii="Atkinson Hyperlegible" w:eastAsia="Atkinson Hyperlegible" w:hAnsi="Atkinson Hyperlegible" w:cs="Atkinson Hyperlegible"/>
                <w:i/>
                <w:iCs/>
                <w:color w:val="666666"/>
                <w:highlight w:val="white"/>
              </w:rPr>
              <w:t xml:space="preserve"> </w:t>
            </w:r>
            <w:proofErr w:type="spellStart"/>
            <w:r w:rsidR="00D45C32">
              <w:rPr>
                <w:rFonts w:ascii="Atkinson Hyperlegible" w:eastAsia="Atkinson Hyperlegible" w:hAnsi="Atkinson Hyperlegible" w:cs="Atkinson Hyperlegible"/>
                <w:i/>
                <w:iCs/>
                <w:color w:val="666666"/>
                <w:highlight w:val="white"/>
              </w:rPr>
              <w:t>perlu</w:t>
            </w:r>
            <w:proofErr w:type="spellEnd"/>
            <w:r w:rsidR="00D45C32">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menyemak</w:t>
            </w:r>
            <w:proofErr w:type="spellEnd"/>
            <w:r w:rsidR="00B46498">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esei</w:t>
            </w:r>
            <w:proofErr w:type="spellEnd"/>
            <w:r w:rsidR="00B46498">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pelajar</w:t>
            </w:r>
            <w:proofErr w:type="spellEnd"/>
            <w:r w:rsidR="00B46498">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dengan</w:t>
            </w:r>
            <w:proofErr w:type="spellEnd"/>
            <w:r w:rsidR="00B46498">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lebih</w:t>
            </w:r>
            <w:proofErr w:type="spellEnd"/>
            <w:r w:rsidR="00B46498">
              <w:rPr>
                <w:rFonts w:ascii="Atkinson Hyperlegible" w:eastAsia="Atkinson Hyperlegible" w:hAnsi="Atkinson Hyperlegible" w:cs="Atkinson Hyperlegible"/>
                <w:i/>
                <w:iCs/>
                <w:color w:val="666666"/>
                <w:highlight w:val="white"/>
              </w:rPr>
              <w:t xml:space="preserve"> </w:t>
            </w:r>
            <w:proofErr w:type="spellStart"/>
            <w:r w:rsidR="00B46498">
              <w:rPr>
                <w:rFonts w:ascii="Atkinson Hyperlegible" w:eastAsia="Atkinson Hyperlegible" w:hAnsi="Atkinson Hyperlegible" w:cs="Atkinson Hyperlegible"/>
                <w:i/>
                <w:iCs/>
                <w:color w:val="666666"/>
                <w:highlight w:val="white"/>
              </w:rPr>
              <w:t>cepat</w:t>
            </w:r>
            <w:proofErr w:type="spellEnd"/>
            <w:r w:rsidR="00B46498">
              <w:rPr>
                <w:rFonts w:ascii="Atkinson Hyperlegible" w:eastAsia="Atkinson Hyperlegible" w:hAnsi="Atkinson Hyperlegible" w:cs="Atkinson Hyperlegible"/>
                <w:i/>
                <w:iCs/>
                <w:color w:val="666666"/>
                <w:highlight w:val="white"/>
              </w:rPr>
              <w:t xml:space="preserve"> </w:t>
            </w:r>
            <w:r w:rsidR="00F250E6">
              <w:rPr>
                <w:rFonts w:ascii="Atkinson Hyperlegible" w:eastAsia="Atkinson Hyperlegible" w:hAnsi="Atkinson Hyperlegible" w:cs="Atkinson Hyperlegible"/>
                <w:i/>
                <w:iCs/>
                <w:color w:val="666666"/>
                <w:highlight w:val="white"/>
              </w:rPr>
              <w:t xml:space="preserve">dan </w:t>
            </w:r>
            <w:proofErr w:type="spellStart"/>
            <w:r w:rsidR="00F250E6">
              <w:rPr>
                <w:rFonts w:ascii="Atkinson Hyperlegible" w:eastAsia="Atkinson Hyperlegible" w:hAnsi="Atkinson Hyperlegible" w:cs="Atkinson Hyperlegible"/>
                <w:i/>
                <w:iCs/>
                <w:color w:val="666666"/>
                <w:highlight w:val="white"/>
              </w:rPr>
              <w:t>memberi</w:t>
            </w:r>
            <w:proofErr w:type="spellEnd"/>
            <w:r w:rsidR="00F250E6">
              <w:rPr>
                <w:rFonts w:ascii="Atkinson Hyperlegible" w:eastAsia="Atkinson Hyperlegible" w:hAnsi="Atkinson Hyperlegible" w:cs="Atkinson Hyperlegible"/>
                <w:i/>
                <w:iCs/>
                <w:color w:val="666666"/>
                <w:highlight w:val="white"/>
              </w:rPr>
              <w:t xml:space="preserve"> </w:t>
            </w:r>
            <w:proofErr w:type="spellStart"/>
            <w:r w:rsidR="00F250E6">
              <w:rPr>
                <w:rFonts w:ascii="Atkinson Hyperlegible" w:eastAsia="Atkinson Hyperlegible" w:hAnsi="Atkinson Hyperlegible" w:cs="Atkinson Hyperlegible"/>
                <w:i/>
                <w:iCs/>
                <w:color w:val="666666"/>
                <w:highlight w:val="white"/>
              </w:rPr>
              <w:t>komen</w:t>
            </w:r>
            <w:proofErr w:type="spellEnd"/>
            <w:r w:rsidR="00F250E6">
              <w:rPr>
                <w:rFonts w:ascii="Atkinson Hyperlegible" w:eastAsia="Atkinson Hyperlegible" w:hAnsi="Atkinson Hyperlegible" w:cs="Atkinson Hyperlegible"/>
                <w:i/>
                <w:iCs/>
                <w:color w:val="666666"/>
                <w:highlight w:val="white"/>
              </w:rPr>
              <w:t xml:space="preserve"> yang </w:t>
            </w:r>
            <w:proofErr w:type="spellStart"/>
            <w:r w:rsidR="00F250E6">
              <w:rPr>
                <w:rFonts w:ascii="Atkinson Hyperlegible" w:eastAsia="Atkinson Hyperlegible" w:hAnsi="Atkinson Hyperlegible" w:cs="Atkinson Hyperlegible"/>
                <w:i/>
                <w:iCs/>
                <w:color w:val="666666"/>
                <w:highlight w:val="white"/>
              </w:rPr>
              <w:t>membina</w:t>
            </w:r>
            <w:proofErr w:type="spellEnd"/>
            <w:r w:rsidR="00F250E6">
              <w:rPr>
                <w:rFonts w:ascii="Atkinson Hyperlegible" w:eastAsia="Atkinson Hyperlegible" w:hAnsi="Atkinson Hyperlegible" w:cs="Atkinson Hyperlegible"/>
                <w:i/>
                <w:iCs/>
                <w:color w:val="666666"/>
                <w:highlight w:val="white"/>
              </w:rPr>
              <w:t xml:space="preserve"> </w:t>
            </w:r>
            <w:proofErr w:type="spellStart"/>
            <w:r w:rsidR="009F1437">
              <w:rPr>
                <w:rFonts w:ascii="Atkinson Hyperlegible" w:eastAsia="Atkinson Hyperlegible" w:hAnsi="Atkinson Hyperlegible" w:cs="Atkinson Hyperlegible"/>
                <w:i/>
                <w:iCs/>
                <w:color w:val="666666"/>
                <w:highlight w:val="white"/>
              </w:rPr>
              <w:t>untuk</w:t>
            </w:r>
            <w:proofErr w:type="spellEnd"/>
            <w:r w:rsidR="009F1437">
              <w:rPr>
                <w:rFonts w:ascii="Atkinson Hyperlegible" w:eastAsia="Atkinson Hyperlegible" w:hAnsi="Atkinson Hyperlegible" w:cs="Atkinson Hyperlegible"/>
                <w:i/>
                <w:iCs/>
                <w:color w:val="666666"/>
                <w:highlight w:val="white"/>
              </w:rPr>
              <w:t xml:space="preserve"> </w:t>
            </w:r>
            <w:proofErr w:type="spellStart"/>
            <w:r w:rsidR="009F1437">
              <w:rPr>
                <w:rFonts w:ascii="Atkinson Hyperlegible" w:eastAsia="Atkinson Hyperlegible" w:hAnsi="Atkinson Hyperlegible" w:cs="Atkinson Hyperlegible"/>
                <w:i/>
                <w:iCs/>
                <w:color w:val="666666"/>
                <w:highlight w:val="white"/>
              </w:rPr>
              <w:t>membantu</w:t>
            </w:r>
            <w:proofErr w:type="spellEnd"/>
            <w:r w:rsidR="009F1437">
              <w:rPr>
                <w:rFonts w:ascii="Atkinson Hyperlegible" w:eastAsia="Atkinson Hyperlegible" w:hAnsi="Atkinson Hyperlegible" w:cs="Atkinson Hyperlegible"/>
                <w:i/>
                <w:iCs/>
                <w:color w:val="666666"/>
                <w:highlight w:val="white"/>
              </w:rPr>
              <w:t xml:space="preserve"> </w:t>
            </w:r>
            <w:proofErr w:type="spellStart"/>
            <w:r w:rsidR="009F1437">
              <w:rPr>
                <w:rFonts w:ascii="Atkinson Hyperlegible" w:eastAsia="Atkinson Hyperlegible" w:hAnsi="Atkinson Hyperlegible" w:cs="Atkinson Hyperlegible"/>
                <w:i/>
                <w:iCs/>
                <w:color w:val="666666"/>
                <w:highlight w:val="white"/>
              </w:rPr>
              <w:t>pelajar</w:t>
            </w:r>
            <w:proofErr w:type="spellEnd"/>
            <w:r w:rsidR="009F1437">
              <w:rPr>
                <w:rFonts w:ascii="Atkinson Hyperlegible" w:eastAsia="Atkinson Hyperlegible" w:hAnsi="Atkinson Hyperlegible" w:cs="Atkinson Hyperlegible"/>
                <w:i/>
                <w:iCs/>
                <w:color w:val="666666"/>
                <w:highlight w:val="white"/>
              </w:rPr>
              <w:t xml:space="preserve"> </w:t>
            </w:r>
            <w:proofErr w:type="spellStart"/>
            <w:r w:rsidR="007A5D3D">
              <w:rPr>
                <w:rFonts w:ascii="Atkinson Hyperlegible" w:eastAsia="Atkinson Hyperlegible" w:hAnsi="Atkinson Hyperlegible" w:cs="Atkinson Hyperlegible"/>
                <w:i/>
                <w:iCs/>
                <w:color w:val="666666"/>
                <w:highlight w:val="white"/>
              </w:rPr>
              <w:t>mendapat</w:t>
            </w:r>
            <w:proofErr w:type="spellEnd"/>
            <w:r w:rsidR="007A5D3D">
              <w:rPr>
                <w:rFonts w:ascii="Atkinson Hyperlegible" w:eastAsia="Atkinson Hyperlegible" w:hAnsi="Atkinson Hyperlegible" w:cs="Atkinson Hyperlegible"/>
                <w:i/>
                <w:iCs/>
                <w:color w:val="666666"/>
                <w:highlight w:val="white"/>
              </w:rPr>
              <w:t xml:space="preserve"> </w:t>
            </w:r>
            <w:proofErr w:type="spellStart"/>
            <w:r w:rsidR="007A5D3D">
              <w:rPr>
                <w:rFonts w:ascii="Atkinson Hyperlegible" w:eastAsia="Atkinson Hyperlegible" w:hAnsi="Atkinson Hyperlegible" w:cs="Atkinson Hyperlegible"/>
                <w:i/>
                <w:iCs/>
                <w:color w:val="666666"/>
                <w:highlight w:val="white"/>
              </w:rPr>
              <w:t>skor</w:t>
            </w:r>
            <w:proofErr w:type="spellEnd"/>
            <w:r w:rsidR="007A5D3D">
              <w:rPr>
                <w:rFonts w:ascii="Atkinson Hyperlegible" w:eastAsia="Atkinson Hyperlegible" w:hAnsi="Atkinson Hyperlegible" w:cs="Atkinson Hyperlegible"/>
                <w:i/>
                <w:iCs/>
                <w:color w:val="666666"/>
                <w:highlight w:val="white"/>
              </w:rPr>
              <w:t xml:space="preserve"> yang </w:t>
            </w:r>
            <w:proofErr w:type="spellStart"/>
            <w:r w:rsidR="007A5D3D">
              <w:rPr>
                <w:rFonts w:ascii="Atkinson Hyperlegible" w:eastAsia="Atkinson Hyperlegible" w:hAnsi="Atkinson Hyperlegible" w:cs="Atkinson Hyperlegible"/>
                <w:i/>
                <w:iCs/>
                <w:color w:val="666666"/>
                <w:highlight w:val="white"/>
              </w:rPr>
              <w:t>lebih</w:t>
            </w:r>
            <w:proofErr w:type="spellEnd"/>
            <w:r w:rsidR="007A5D3D">
              <w:rPr>
                <w:rFonts w:ascii="Atkinson Hyperlegible" w:eastAsia="Atkinson Hyperlegible" w:hAnsi="Atkinson Hyperlegible" w:cs="Atkinson Hyperlegible"/>
                <w:i/>
                <w:iCs/>
                <w:color w:val="666666"/>
                <w:highlight w:val="white"/>
              </w:rPr>
              <w:t xml:space="preserve"> </w:t>
            </w:r>
            <w:proofErr w:type="spellStart"/>
            <w:r w:rsidR="007A5D3D">
              <w:rPr>
                <w:rFonts w:ascii="Atkinson Hyperlegible" w:eastAsia="Atkinson Hyperlegible" w:hAnsi="Atkinson Hyperlegible" w:cs="Atkinson Hyperlegible"/>
                <w:i/>
                <w:iCs/>
                <w:color w:val="666666"/>
                <w:highlight w:val="white"/>
              </w:rPr>
              <w:t>baik</w:t>
            </w:r>
            <w:proofErr w:type="spellEnd"/>
            <w:r w:rsidR="007A5D3D">
              <w:rPr>
                <w:rFonts w:ascii="Atkinson Hyperlegible" w:eastAsia="Atkinson Hyperlegible" w:hAnsi="Atkinson Hyperlegible" w:cs="Atkinson Hyperlegible"/>
                <w:i/>
                <w:iCs/>
                <w:color w:val="666666"/>
                <w:highlight w:val="white"/>
              </w:rPr>
              <w:t>.</w:t>
            </w:r>
          </w:p>
          <w:p w14:paraId="0219F788" w14:textId="77777777" w:rsidR="002609A7" w:rsidRDefault="002609A7">
            <w:pPr>
              <w:widowControl w:val="0"/>
              <w:spacing w:line="240" w:lineRule="auto"/>
              <w:rPr>
                <w:rFonts w:ascii="Atkinson Hyperlegible" w:eastAsia="Atkinson Hyperlegible" w:hAnsi="Atkinson Hyperlegible" w:cs="Atkinson Hyperlegible"/>
                <w:b/>
                <w:bCs/>
                <w:sz w:val="24"/>
                <w:szCs w:val="24"/>
                <w:highlight w:val="white"/>
              </w:rPr>
            </w:pPr>
          </w:p>
        </w:tc>
      </w:tr>
      <w:tr w:rsidR="002609A7" w14:paraId="13F0193F" w14:textId="77777777">
        <w:trPr>
          <w:trHeight w:val="440"/>
        </w:trPr>
        <w:tc>
          <w:tcPr>
            <w:tcW w:w="13935" w:type="dxa"/>
            <w:gridSpan w:val="5"/>
            <w:shd w:val="clear" w:color="auto" w:fill="FFFFFF"/>
            <w:tcMar>
              <w:top w:w="100" w:type="dxa"/>
              <w:left w:w="100" w:type="dxa"/>
              <w:bottom w:w="100" w:type="dxa"/>
              <w:right w:w="100" w:type="dxa"/>
            </w:tcMar>
          </w:tcPr>
          <w:p w14:paraId="79678898" w14:textId="77777777" w:rsidR="002609A7" w:rsidRDefault="00D34159">
            <w:pPr>
              <w:widowControl w:val="0"/>
              <w:spacing w:line="240" w:lineRule="auto"/>
              <w:rPr>
                <w:rFonts w:ascii="Montserrat" w:eastAsia="Montserrat" w:hAnsi="Montserrat" w:cs="Montserrat"/>
                <w:b/>
                <w:bCs/>
                <w:sz w:val="24"/>
                <w:szCs w:val="24"/>
                <w:highlight w:val="yellow"/>
              </w:rPr>
            </w:pPr>
            <w:r>
              <w:rPr>
                <w:rFonts w:ascii="Montserrat" w:eastAsia="Montserrat" w:hAnsi="Montserrat" w:cs="Montserrat"/>
                <w:b/>
                <w:bCs/>
                <w:sz w:val="24"/>
                <w:szCs w:val="24"/>
                <w:highlight w:val="white"/>
              </w:rPr>
              <w:t>b) Model Logik</w:t>
            </w:r>
          </w:p>
        </w:tc>
      </w:tr>
      <w:tr w:rsidR="002609A7" w14:paraId="49E82BA9" w14:textId="77777777">
        <w:trPr>
          <w:trHeight w:val="4142"/>
        </w:trPr>
        <w:tc>
          <w:tcPr>
            <w:tcW w:w="2787" w:type="dxa"/>
            <w:tcMar>
              <w:top w:w="100" w:type="dxa"/>
              <w:left w:w="100" w:type="dxa"/>
              <w:bottom w:w="100" w:type="dxa"/>
              <w:right w:w="100" w:type="dxa"/>
            </w:tcMar>
          </w:tcPr>
          <w:p w14:paraId="7D053A42" w14:textId="77777777" w:rsidR="002609A7" w:rsidRDefault="00D34159">
            <w:pPr>
              <w:widowControl w:val="0"/>
              <w:spacing w:line="240" w:lineRule="auto"/>
              <w:rPr>
                <w:rFonts w:ascii="Montserrat" w:eastAsia="Montserrat" w:hAnsi="Montserrat" w:cs="Montserrat"/>
                <w:b/>
                <w:bCs/>
                <w:sz w:val="20"/>
                <w:szCs w:val="20"/>
                <w:highlight w:val="white"/>
              </w:rPr>
            </w:pPr>
            <w:r>
              <w:rPr>
                <w:rFonts w:ascii="Montserrat" w:eastAsia="Montserrat" w:hAnsi="Montserrat" w:cs="Montserrat"/>
                <w:b/>
                <w:bCs/>
                <w:sz w:val="20"/>
                <w:szCs w:val="20"/>
                <w:highlight w:val="white"/>
              </w:rPr>
              <w:t>Input</w:t>
            </w:r>
          </w:p>
          <w:p w14:paraId="4C98F4E8"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sumber</w:t>
            </w:r>
            <w:proofErr w:type="spellEnd"/>
            <w:r>
              <w:rPr>
                <w:rFonts w:ascii="Atkinson Hyperlegible" w:eastAsia="Atkinson Hyperlegible" w:hAnsi="Atkinson Hyperlegible" w:cs="Atkinson Hyperlegible"/>
                <w:b/>
                <w:bCs/>
                <w:i/>
                <w:iCs/>
                <w:color w:val="666666"/>
                <w:highlight w:val="white"/>
              </w:rPr>
              <w:t xml:space="preserve">/ input </w:t>
            </w:r>
            <w:proofErr w:type="spellStart"/>
            <w:r>
              <w:rPr>
                <w:rFonts w:ascii="Atkinson Hyperlegible" w:eastAsia="Atkinson Hyperlegible" w:hAnsi="Atkinson Hyperlegible" w:cs="Atkinson Hyperlegible"/>
                <w:i/>
                <w:iCs/>
                <w:color w:val="666666"/>
                <w:highlight w:val="white"/>
              </w:rPr>
              <w:t>untuk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menjalankan</w:t>
            </w:r>
            <w:proofErr w:type="spellEnd"/>
            <w:r>
              <w:rPr>
                <w:rFonts w:ascii="Atkinson Hyperlegible" w:eastAsia="Atkinson Hyperlegible" w:hAnsi="Atkinson Hyperlegible" w:cs="Atkinson Hyperlegible"/>
                <w:i/>
                <w:iCs/>
                <w:color w:val="666666"/>
                <w:highlight w:val="white"/>
              </w:rPr>
              <w:t xml:space="preserve"> program </w:t>
            </w:r>
            <w:proofErr w:type="spellStart"/>
            <w:r>
              <w:rPr>
                <w:rFonts w:ascii="Atkinson Hyperlegible" w:eastAsia="Atkinson Hyperlegible" w:hAnsi="Atkinson Hyperlegible" w:cs="Atkinson Hyperlegible"/>
                <w:i/>
                <w:iCs/>
                <w:color w:val="666666"/>
                <w:highlight w:val="white"/>
              </w:rPr>
              <w:t>dari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segi</w:t>
            </w:r>
            <w:proofErr w:type="spellEnd"/>
            <w:r>
              <w:rPr>
                <w:rFonts w:ascii="Atkinson Hyperlegible" w:eastAsia="Atkinson Hyperlegible" w:hAnsi="Atkinson Hyperlegible" w:cs="Atkinson Hyperlegible"/>
                <w:i/>
                <w:iCs/>
                <w:color w:val="666666"/>
                <w:highlight w:val="white"/>
              </w:rPr>
              <w:t>:</w:t>
            </w:r>
          </w:p>
          <w:p w14:paraId="22F836BC"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tenaga</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pelaksana</w:t>
            </w:r>
            <w:proofErr w:type="spellEnd"/>
          </w:p>
          <w:p w14:paraId="27588498"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kumpulan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sasaran</w:t>
            </w:r>
            <w:proofErr w:type="spellEnd"/>
          </w:p>
          <w:p w14:paraId="09E37AD6"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tempoh</w:t>
            </w:r>
            <w:proofErr w:type="spellEnd"/>
            <w:r>
              <w:rPr>
                <w:rFonts w:ascii="Atkinson Hyperlegible" w:eastAsia="Atkinson Hyperlegible" w:hAnsi="Atkinson Hyperlegible" w:cs="Atkinson Hyperlegible"/>
                <w:i/>
                <w:iCs/>
                <w:color w:val="666666"/>
                <w:highlight w:val="white"/>
              </w:rPr>
              <w:t xml:space="preserve"> masa</w:t>
            </w:r>
          </w:p>
          <w:p w14:paraId="76EC1F62"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kewangan</w:t>
            </w:r>
            <w:proofErr w:type="spellEnd"/>
          </w:p>
          <w:p w14:paraId="5B7CE2EB"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kepakaran</w:t>
            </w:r>
            <w:proofErr w:type="spellEnd"/>
          </w:p>
          <w:p w14:paraId="611A3600" w14:textId="77777777" w:rsidR="002609A7" w:rsidRDefault="00D34159">
            <w:pPr>
              <w:widowControl w:val="0"/>
              <w:numPr>
                <w:ilvl w:val="0"/>
                <w:numId w:val="15"/>
              </w:numPr>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peralatan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dll</w:t>
            </w:r>
            <w:proofErr w:type="spellEnd"/>
            <w:r>
              <w:rPr>
                <w:rFonts w:ascii="Atkinson Hyperlegible" w:eastAsia="Atkinson Hyperlegible" w:hAnsi="Atkinson Hyperlegible" w:cs="Atkinson Hyperlegible"/>
                <w:i/>
                <w:iCs/>
                <w:color w:val="666666"/>
                <w:highlight w:val="white"/>
              </w:rPr>
              <w:t>?</w:t>
            </w:r>
          </w:p>
          <w:p w14:paraId="459675AB"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Nyatakan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indikator</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ukuran</w:t>
            </w:r>
            <w:proofErr w:type="spellEnd"/>
            <w:r>
              <w:rPr>
                <w:rFonts w:ascii="Atkinson Hyperlegible" w:eastAsia="Atkinson Hyperlegible" w:hAnsi="Atkinson Hyperlegible" w:cs="Atkinson Hyperlegible"/>
                <w:i/>
                <w:iCs/>
                <w:color w:val="666666"/>
                <w:highlight w:val="white"/>
              </w:rPr>
              <w:t xml:space="preserve"> </w:t>
            </w:r>
          </w:p>
          <w:p w14:paraId="382CE887" w14:textId="77777777" w:rsidR="002609A7" w:rsidRDefault="002609A7">
            <w:pPr>
              <w:widowControl w:val="0"/>
              <w:spacing w:line="240" w:lineRule="auto"/>
              <w:rPr>
                <w:rFonts w:ascii="Atkinson Hyperlegible" w:eastAsia="Atkinson Hyperlegible" w:hAnsi="Atkinson Hyperlegible" w:cs="Atkinson Hyperlegible"/>
                <w:i/>
                <w:iCs/>
                <w:color w:val="666666"/>
                <w:highlight w:val="white"/>
              </w:rPr>
            </w:pPr>
          </w:p>
        </w:tc>
        <w:tc>
          <w:tcPr>
            <w:tcW w:w="2787" w:type="dxa"/>
            <w:tcMar>
              <w:top w:w="100" w:type="dxa"/>
              <w:left w:w="100" w:type="dxa"/>
              <w:bottom w:w="100" w:type="dxa"/>
              <w:right w:w="100" w:type="dxa"/>
            </w:tcMar>
          </w:tcPr>
          <w:p w14:paraId="2DE160DB" w14:textId="77777777" w:rsidR="002609A7" w:rsidRDefault="00D34159">
            <w:pPr>
              <w:widowControl w:val="0"/>
              <w:spacing w:line="240" w:lineRule="auto"/>
              <w:rPr>
                <w:rFonts w:ascii="Montserrat" w:eastAsia="Montserrat" w:hAnsi="Montserrat" w:cs="Montserrat"/>
                <w:b/>
                <w:bCs/>
                <w:sz w:val="20"/>
                <w:szCs w:val="20"/>
                <w:highlight w:val="white"/>
              </w:rPr>
            </w:pPr>
            <w:proofErr w:type="spellStart"/>
            <w:r>
              <w:rPr>
                <w:rFonts w:ascii="Montserrat" w:eastAsia="Montserrat" w:hAnsi="Montserrat" w:cs="Montserrat"/>
                <w:b/>
                <w:bCs/>
                <w:sz w:val="20"/>
                <w:szCs w:val="20"/>
                <w:highlight w:val="white"/>
              </w:rPr>
              <w:t>Aktiviti</w:t>
            </w:r>
            <w:proofErr w:type="spellEnd"/>
          </w:p>
          <w:p w14:paraId="3A4D74EB"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intervensi</w:t>
            </w:r>
            <w:proofErr w:type="spellEnd"/>
            <w:r>
              <w:rPr>
                <w:rFonts w:ascii="Atkinson Hyperlegible" w:eastAsia="Atkinson Hyperlegible" w:hAnsi="Atkinson Hyperlegible" w:cs="Atkinson Hyperlegible"/>
                <w:b/>
                <w:bCs/>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aktiviti</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dilakukan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dengan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sumber</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bagi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menjayakan</w:t>
            </w:r>
            <w:proofErr w:type="spellEnd"/>
            <w:r>
              <w:rPr>
                <w:rFonts w:ascii="Atkinson Hyperlegible" w:eastAsia="Atkinson Hyperlegible" w:hAnsi="Atkinson Hyperlegible" w:cs="Atkinson Hyperlegible"/>
                <w:i/>
                <w:iCs/>
                <w:color w:val="666666"/>
                <w:highlight w:val="white"/>
              </w:rPr>
              <w:t xml:space="preserve"> program </w:t>
            </w:r>
            <w:proofErr w:type="spellStart"/>
            <w:r>
              <w:rPr>
                <w:rFonts w:ascii="Atkinson Hyperlegible" w:eastAsia="Atkinson Hyperlegible" w:hAnsi="Atkinson Hyperlegible" w:cs="Atkinson Hyperlegible"/>
                <w:i/>
                <w:iCs/>
                <w:color w:val="666666"/>
                <w:highlight w:val="white"/>
              </w:rPr>
              <w:t>ini</w:t>
            </w:r>
            <w:proofErr w:type="spellEnd"/>
            <w:r>
              <w:rPr>
                <w:rFonts w:ascii="Atkinson Hyperlegible" w:eastAsia="Atkinson Hyperlegible" w:hAnsi="Atkinson Hyperlegible" w:cs="Atkinson Hyperlegible"/>
                <w:i/>
                <w:iCs/>
                <w:color w:val="666666"/>
                <w:highlight w:val="white"/>
              </w:rPr>
              <w:t>.</w:t>
            </w:r>
          </w:p>
          <w:p w14:paraId="488B4086"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 Nyatakan indikator ukuran setiap aktiviti (cth: bilangan sesi, masa dll.)</w:t>
            </w:r>
          </w:p>
          <w:p w14:paraId="213736C3"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5E3CA7C3" w14:textId="77777777" w:rsidR="002609A7" w:rsidRPr="00C13CEC" w:rsidRDefault="002609A7">
            <w:pPr>
              <w:widowControl w:val="0"/>
              <w:spacing w:line="240" w:lineRule="auto"/>
              <w:rPr>
                <w:rFonts w:ascii="Montserrat" w:eastAsia="Montserrat" w:hAnsi="Montserrat" w:cs="Montserrat"/>
                <w:b/>
                <w:bCs/>
                <w:sz w:val="20"/>
                <w:szCs w:val="20"/>
                <w:highlight w:val="white"/>
                <w:lang w:val="fi-FI"/>
              </w:rPr>
            </w:pPr>
          </w:p>
        </w:tc>
        <w:tc>
          <w:tcPr>
            <w:tcW w:w="2787" w:type="dxa"/>
            <w:tcMar>
              <w:top w:w="100" w:type="dxa"/>
              <w:left w:w="100" w:type="dxa"/>
              <w:bottom w:w="100" w:type="dxa"/>
              <w:right w:w="100" w:type="dxa"/>
            </w:tcMar>
          </w:tcPr>
          <w:p w14:paraId="57FCC445" w14:textId="77777777" w:rsidR="002609A7" w:rsidRPr="00C13CEC" w:rsidRDefault="00D34159">
            <w:pPr>
              <w:widowControl w:val="0"/>
              <w:spacing w:line="240" w:lineRule="auto"/>
              <w:rPr>
                <w:rFonts w:ascii="Montserrat" w:eastAsia="Montserrat" w:hAnsi="Montserrat" w:cs="Montserrat"/>
                <w:b/>
                <w:bCs/>
                <w:sz w:val="20"/>
                <w:szCs w:val="20"/>
                <w:highlight w:val="white"/>
                <w:lang w:val="fi-FI"/>
              </w:rPr>
            </w:pPr>
            <w:r w:rsidRPr="00C13CEC">
              <w:rPr>
                <w:rFonts w:ascii="Montserrat" w:eastAsia="Montserrat" w:hAnsi="Montserrat" w:cs="Montserrat"/>
                <w:b/>
                <w:bCs/>
                <w:sz w:val="20"/>
                <w:szCs w:val="20"/>
                <w:highlight w:val="white"/>
                <w:lang w:val="fi-FI"/>
              </w:rPr>
              <w:t>Output</w:t>
            </w:r>
          </w:p>
          <w:p w14:paraId="17028281"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 xml:space="preserve">1. Apakah </w:t>
            </w:r>
            <w:r w:rsidRPr="00C13CEC">
              <w:rPr>
                <w:rFonts w:ascii="Atkinson Hyperlegible" w:eastAsia="Atkinson Hyperlegible" w:hAnsi="Atkinson Hyperlegible" w:cs="Atkinson Hyperlegible"/>
                <w:b/>
                <w:bCs/>
                <w:i/>
                <w:iCs/>
                <w:color w:val="666666"/>
                <w:highlight w:val="white"/>
                <w:lang w:val="fi-FI"/>
              </w:rPr>
              <w:t>hasil langsung daripada Aktiviti</w:t>
            </w:r>
            <w:r w:rsidRPr="00C13CEC">
              <w:rPr>
                <w:rFonts w:ascii="Atkinson Hyperlegible" w:eastAsia="Atkinson Hyperlegible" w:hAnsi="Atkinson Hyperlegible" w:cs="Atkinson Hyperlegible"/>
                <w:i/>
                <w:iCs/>
                <w:color w:val="666666"/>
                <w:highlight w:val="white"/>
                <w:lang w:val="fi-FI"/>
              </w:rPr>
              <w:t xml:space="preserve"> yang dinyatakan?</w:t>
            </w:r>
            <w:r w:rsidRPr="00C13CEC">
              <w:rPr>
                <w:rFonts w:ascii="Atkinson Hyperlegible" w:eastAsia="Atkinson Hyperlegible" w:hAnsi="Atkinson Hyperlegible" w:cs="Atkinson Hyperlegible"/>
                <w:i/>
                <w:iCs/>
                <w:color w:val="666666"/>
                <w:highlight w:val="white"/>
                <w:lang w:val="fi-FI"/>
              </w:rPr>
              <w:br/>
              <w:t>- Nyatakan indikator ukuran pencapaian setiap output (cth: % kehadiran, bilangan sesi, dll.)</w:t>
            </w:r>
          </w:p>
          <w:p w14:paraId="565556DE" w14:textId="77777777" w:rsidR="002609A7" w:rsidRPr="00C13CEC" w:rsidRDefault="002609A7">
            <w:pPr>
              <w:widowControl w:val="0"/>
              <w:spacing w:line="240" w:lineRule="auto"/>
              <w:rPr>
                <w:rFonts w:ascii="Montserrat" w:eastAsia="Montserrat" w:hAnsi="Montserrat" w:cs="Montserrat"/>
                <w:b/>
                <w:bCs/>
                <w:sz w:val="20"/>
                <w:szCs w:val="20"/>
                <w:highlight w:val="white"/>
                <w:lang w:val="fi-FI"/>
              </w:rPr>
            </w:pPr>
          </w:p>
          <w:p w14:paraId="22F271D8" w14:textId="77777777" w:rsidR="002609A7" w:rsidRPr="00C13CEC" w:rsidRDefault="002609A7">
            <w:pPr>
              <w:widowControl w:val="0"/>
              <w:spacing w:line="240" w:lineRule="auto"/>
              <w:rPr>
                <w:rFonts w:ascii="Montserrat" w:eastAsia="Montserrat" w:hAnsi="Montserrat" w:cs="Montserrat"/>
                <w:b/>
                <w:bCs/>
                <w:sz w:val="20"/>
                <w:szCs w:val="20"/>
                <w:highlight w:val="white"/>
                <w:lang w:val="fi-FI"/>
              </w:rPr>
            </w:pPr>
          </w:p>
        </w:tc>
        <w:tc>
          <w:tcPr>
            <w:tcW w:w="2787" w:type="dxa"/>
            <w:tcMar>
              <w:top w:w="100" w:type="dxa"/>
              <w:left w:w="100" w:type="dxa"/>
              <w:bottom w:w="100" w:type="dxa"/>
              <w:right w:w="100" w:type="dxa"/>
            </w:tcMar>
          </w:tcPr>
          <w:p w14:paraId="4A063439" w14:textId="77777777" w:rsidR="002609A7" w:rsidRPr="00C13CEC" w:rsidRDefault="00D34159">
            <w:pPr>
              <w:widowControl w:val="0"/>
              <w:spacing w:line="240" w:lineRule="auto"/>
              <w:rPr>
                <w:rFonts w:ascii="Montserrat" w:eastAsia="Montserrat" w:hAnsi="Montserrat" w:cs="Montserrat"/>
                <w:b/>
                <w:bCs/>
                <w:sz w:val="20"/>
                <w:szCs w:val="20"/>
                <w:lang w:val="fi-FI"/>
              </w:rPr>
            </w:pPr>
            <w:r w:rsidRPr="00C13CEC">
              <w:rPr>
                <w:rFonts w:ascii="Montserrat" w:eastAsia="Montserrat" w:hAnsi="Montserrat" w:cs="Montserrat"/>
                <w:b/>
                <w:bCs/>
                <w:sz w:val="20"/>
                <w:szCs w:val="20"/>
                <w:lang w:val="fi-FI"/>
              </w:rPr>
              <w:t xml:space="preserve">Outcome </w:t>
            </w:r>
          </w:p>
          <w:p w14:paraId="6B0E56DB"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i/>
                <w:iCs/>
                <w:color w:val="666666"/>
                <w:lang w:val="fi-FI"/>
              </w:rPr>
              <w:t>1. Dalam</w:t>
            </w:r>
            <w:r w:rsidRPr="00C13CEC">
              <w:rPr>
                <w:rFonts w:ascii="Atkinson Hyperlegible" w:eastAsia="Atkinson Hyperlegible" w:hAnsi="Atkinson Hyperlegible" w:cs="Atkinson Hyperlegible"/>
                <w:b/>
                <w:bCs/>
                <w:i/>
                <w:iCs/>
                <w:color w:val="666666"/>
                <w:lang w:val="fi-FI"/>
              </w:rPr>
              <w:t xml:space="preserve"> jangka pendek</w:t>
            </w:r>
            <w:r w:rsidRPr="00C13CEC">
              <w:rPr>
                <w:rFonts w:ascii="Atkinson Hyperlegible" w:eastAsia="Atkinson Hyperlegible" w:hAnsi="Atkinson Hyperlegible" w:cs="Atkinson Hyperlegible"/>
                <w:i/>
                <w:iCs/>
                <w:color w:val="666666"/>
                <w:lang w:val="fi-FI"/>
              </w:rPr>
              <w:t>, apakah perubahan khusus yang berlaku ke atas kumpulan sasaran dari segi</w:t>
            </w:r>
          </w:p>
          <w:p w14:paraId="2026FBD5"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i/>
                <w:iCs/>
                <w:color w:val="666666"/>
                <w:lang w:val="fi-FI"/>
              </w:rPr>
              <w:t>- tingkah laku</w:t>
            </w:r>
          </w:p>
          <w:p w14:paraId="1297DFFE"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i/>
                <w:iCs/>
                <w:color w:val="666666"/>
                <w:lang w:val="fi-FI"/>
              </w:rPr>
              <w:t xml:space="preserve">- pengetahuan </w:t>
            </w:r>
          </w:p>
          <w:p w14:paraId="6778BCEE"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i/>
                <w:iCs/>
                <w:color w:val="666666"/>
                <w:lang w:val="fi-FI"/>
              </w:rPr>
              <w:t>- tahap kemahiran?</w:t>
            </w:r>
          </w:p>
          <w:p w14:paraId="1DF4F65E" w14:textId="77777777" w:rsidR="002609A7" w:rsidRPr="00C13CEC" w:rsidRDefault="002609A7">
            <w:pPr>
              <w:widowControl w:val="0"/>
              <w:spacing w:line="240" w:lineRule="auto"/>
              <w:rPr>
                <w:rFonts w:ascii="Montserrat" w:eastAsia="Montserrat" w:hAnsi="Montserrat" w:cs="Montserrat"/>
                <w:b/>
                <w:bCs/>
                <w:sz w:val="20"/>
                <w:szCs w:val="20"/>
                <w:lang w:val="fi-FI"/>
              </w:rPr>
            </w:pPr>
          </w:p>
          <w:p w14:paraId="599C29F2"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proofErr w:type="spellStart"/>
            <w:r>
              <w:rPr>
                <w:rFonts w:ascii="Atkinson Hyperlegible" w:eastAsia="Atkinson Hyperlegible" w:hAnsi="Atkinson Hyperlegible" w:cs="Atkinson Hyperlegible"/>
                <w:i/>
                <w:iCs/>
                <w:color w:val="666666"/>
                <w:highlight w:val="white"/>
              </w:rPr>
              <w:t>Nyatakan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indikator</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ukuran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pencapaian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setiap</w:t>
            </w:r>
            <w:proofErr w:type="spellEnd"/>
            <w:r>
              <w:rPr>
                <w:rFonts w:ascii="Atkinson Hyperlegible" w:eastAsia="Atkinson Hyperlegible" w:hAnsi="Atkinson Hyperlegible" w:cs="Atkinson Hyperlegible"/>
                <w:i/>
                <w:iCs/>
                <w:color w:val="666666"/>
                <w:highlight w:val="white"/>
              </w:rPr>
              <w:t xml:space="preserve"> Outcome (</w:t>
            </w:r>
            <w:proofErr w:type="spellStart"/>
            <w:r>
              <w:rPr>
                <w:rFonts w:ascii="Atkinson Hyperlegible" w:eastAsia="Atkinson Hyperlegible" w:hAnsi="Atkinson Hyperlegible" w:cs="Atkinson Hyperlegible"/>
                <w:i/>
                <w:iCs/>
                <w:color w:val="666666"/>
                <w:highlight w:val="white"/>
              </w:rPr>
              <w:t>cth</w:t>
            </w:r>
            <w:proofErr w:type="spellEnd"/>
            <w:r>
              <w:rPr>
                <w:rFonts w:ascii="Atkinson Hyperlegible" w:eastAsia="Atkinson Hyperlegible" w:hAnsi="Atkinson Hyperlegible" w:cs="Atkinson Hyperlegible"/>
                <w:i/>
                <w:iCs/>
                <w:color w:val="666666"/>
                <w:highlight w:val="white"/>
              </w:rPr>
              <w:t xml:space="preserve">: %, </w:t>
            </w:r>
            <w:proofErr w:type="spellStart"/>
            <w:r>
              <w:rPr>
                <w:rFonts w:ascii="Atkinson Hyperlegible" w:eastAsia="Atkinson Hyperlegible" w:hAnsi="Atkinson Hyperlegible" w:cs="Atkinson Hyperlegible"/>
                <w:i/>
                <w:iCs/>
                <w:color w:val="666666"/>
                <w:highlight w:val="white"/>
              </w:rPr>
              <w:t>bilangan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dll</w:t>
            </w:r>
            <w:proofErr w:type="spellEnd"/>
            <w:r>
              <w:rPr>
                <w:rFonts w:ascii="Atkinson Hyperlegible" w:eastAsia="Atkinson Hyperlegible" w:hAnsi="Atkinson Hyperlegible" w:cs="Atkinson Hyperlegible"/>
                <w:i/>
                <w:iCs/>
                <w:color w:val="666666"/>
                <w:highlight w:val="white"/>
              </w:rPr>
              <w:t>.)</w:t>
            </w:r>
          </w:p>
          <w:p w14:paraId="570212C9" w14:textId="533BE587" w:rsidR="002609A7" w:rsidRPr="00254FD1" w:rsidRDefault="002609A7">
            <w:pPr>
              <w:widowControl w:val="0"/>
              <w:spacing w:line="240" w:lineRule="auto"/>
              <w:rPr>
                <w:rFonts w:ascii="Atkinson Hyperlegible" w:eastAsia="Atkinson Hyperlegible" w:hAnsi="Atkinson Hyperlegible" w:cs="Atkinson Hyperlegible"/>
                <w:color w:val="1F497D" w:themeColor="text2"/>
                <w:sz w:val="20"/>
                <w:szCs w:val="20"/>
                <w:highlight w:val="white"/>
              </w:rPr>
            </w:pPr>
          </w:p>
        </w:tc>
        <w:tc>
          <w:tcPr>
            <w:tcW w:w="2787" w:type="dxa"/>
            <w:tcMar>
              <w:top w:w="100" w:type="dxa"/>
              <w:left w:w="100" w:type="dxa"/>
              <w:bottom w:w="100" w:type="dxa"/>
              <w:right w:w="100" w:type="dxa"/>
            </w:tcMar>
          </w:tcPr>
          <w:p w14:paraId="05979C1D" w14:textId="77777777" w:rsidR="002609A7" w:rsidRDefault="00D34159">
            <w:pPr>
              <w:widowControl w:val="0"/>
              <w:spacing w:line="240" w:lineRule="auto"/>
              <w:rPr>
                <w:rFonts w:ascii="Montserrat" w:eastAsia="Montserrat" w:hAnsi="Montserrat" w:cs="Montserrat"/>
                <w:b/>
                <w:bCs/>
                <w:sz w:val="20"/>
                <w:szCs w:val="20"/>
              </w:rPr>
            </w:pPr>
            <w:proofErr w:type="spellStart"/>
            <w:r>
              <w:rPr>
                <w:rFonts w:ascii="Montserrat" w:eastAsia="Montserrat" w:hAnsi="Montserrat" w:cs="Montserrat"/>
                <w:b/>
                <w:bCs/>
                <w:sz w:val="20"/>
                <w:szCs w:val="20"/>
              </w:rPr>
              <w:t>Impak</w:t>
            </w:r>
            <w:proofErr w:type="spellEnd"/>
          </w:p>
          <w:p w14:paraId="244CB803" w14:textId="77777777" w:rsidR="002609A7" w:rsidRDefault="00D34159">
            <w:pPr>
              <w:widowControl w:val="0"/>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1. </w:t>
            </w:r>
            <w:proofErr w:type="spellStart"/>
            <w:r>
              <w:rPr>
                <w:rFonts w:ascii="Atkinson Hyperlegible" w:eastAsia="Atkinson Hyperlegible" w:hAnsi="Atkinson Hyperlegible" w:cs="Atkinson Hyperlegible"/>
                <w:i/>
                <w:iCs/>
                <w:color w:val="666666"/>
              </w:rPr>
              <w:t>Dalam</w:t>
            </w:r>
            <w:proofErr w:type="spellEnd"/>
            <w:r>
              <w:rPr>
                <w:rFonts w:ascii="Atkinson Hyperlegible" w:eastAsia="Atkinson Hyperlegible" w:hAnsi="Atkinson Hyperlegible" w:cs="Atkinson Hyperlegible"/>
                <w:b/>
                <w:bCs/>
                <w:i/>
                <w:iCs/>
                <w:color w:val="666666"/>
              </w:rPr>
              <w:t xml:space="preserve"> </w:t>
            </w:r>
            <w:proofErr w:type="spellStart"/>
            <w:r>
              <w:rPr>
                <w:rFonts w:ascii="Atkinson Hyperlegible" w:eastAsia="Atkinson Hyperlegible" w:hAnsi="Atkinson Hyperlegible" w:cs="Atkinson Hyperlegible"/>
                <w:b/>
                <w:bCs/>
                <w:i/>
                <w:iCs/>
                <w:color w:val="666666"/>
              </w:rPr>
              <w:t>jangka</w:t>
            </w:r>
            <w:proofErr w:type="spellEnd"/>
            <w:r>
              <w:rPr>
                <w:rFonts w:ascii="Atkinson Hyperlegible" w:eastAsia="Atkinson Hyperlegible" w:hAnsi="Atkinson Hyperlegible" w:cs="Atkinson Hyperlegible"/>
                <w:b/>
                <w:bCs/>
                <w:i/>
                <w:iCs/>
                <w:color w:val="666666"/>
              </w:rPr>
              <w:t xml:space="preserve"> </w:t>
            </w:r>
            <w:proofErr w:type="spellStart"/>
            <w:r>
              <w:rPr>
                <w:rFonts w:ascii="Atkinson Hyperlegible" w:eastAsia="Atkinson Hyperlegible" w:hAnsi="Atkinson Hyperlegible" w:cs="Atkinson Hyperlegible"/>
                <w:b/>
                <w:bCs/>
                <w:i/>
                <w:iCs/>
                <w:color w:val="666666"/>
              </w:rPr>
              <w:t>panjang</w:t>
            </w:r>
            <w:proofErr w:type="spellEnd"/>
            <w:r>
              <w:rPr>
                <w:rFonts w:ascii="Atkinson Hyperlegible" w:eastAsia="Atkinson Hyperlegible" w:hAnsi="Atkinson Hyperlegible" w:cs="Atkinson Hyperlegible"/>
                <w:b/>
                <w:bCs/>
                <w:i/>
                <w:iCs/>
                <w:color w:val="666666"/>
              </w:rPr>
              <w:t xml:space="preserve">, </w:t>
            </w:r>
            <w:proofErr w:type="spellStart"/>
            <w:r>
              <w:rPr>
                <w:rFonts w:ascii="Atkinson Hyperlegible" w:eastAsia="Atkinson Hyperlegible" w:hAnsi="Atkinson Hyperlegible" w:cs="Atkinson Hyperlegible"/>
                <w:i/>
                <w:iCs/>
                <w:color w:val="666666"/>
              </w:rPr>
              <w:t>apakah</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perubahan</w:t>
            </w:r>
            <w:proofErr w:type="spellEnd"/>
            <w:r>
              <w:rPr>
                <w:rFonts w:ascii="Atkinson Hyperlegible" w:eastAsia="Atkinson Hyperlegible" w:hAnsi="Atkinson Hyperlegible" w:cs="Atkinson Hyperlegible"/>
                <w:i/>
                <w:iCs/>
                <w:color w:val="666666"/>
              </w:rPr>
              <w:t xml:space="preserve"> yang </w:t>
            </w:r>
            <w:proofErr w:type="spellStart"/>
            <w:r>
              <w:rPr>
                <w:rFonts w:ascii="Atkinson Hyperlegible" w:eastAsia="Atkinson Hyperlegible" w:hAnsi="Atkinson Hyperlegible" w:cs="Atkinson Hyperlegible"/>
                <w:i/>
                <w:iCs/>
                <w:color w:val="666666"/>
              </w:rPr>
              <w:t>berlaku</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dalam</w:t>
            </w:r>
            <w:proofErr w:type="spellEnd"/>
            <w:r>
              <w:rPr>
                <w:rFonts w:ascii="Atkinson Hyperlegible" w:eastAsia="Atkinson Hyperlegible" w:hAnsi="Atkinson Hyperlegible" w:cs="Atkinson Hyperlegible"/>
                <w:i/>
                <w:iCs/>
                <w:color w:val="666666"/>
              </w:rPr>
              <w:t xml:space="preserve"> </w:t>
            </w:r>
            <w:proofErr w:type="spellStart"/>
            <w:proofErr w:type="gramStart"/>
            <w:r>
              <w:rPr>
                <w:rFonts w:ascii="Atkinson Hyperlegible" w:eastAsia="Atkinson Hyperlegible" w:hAnsi="Atkinson Hyperlegible" w:cs="Atkinson Hyperlegible"/>
                <w:i/>
                <w:iCs/>
                <w:color w:val="666666"/>
              </w:rPr>
              <w:t>sekolah</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komuniti</w:t>
            </w:r>
            <w:proofErr w:type="spellEnd"/>
            <w:proofErr w:type="gram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atau</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masyarakat</w:t>
            </w:r>
            <w:proofErr w:type="spellEnd"/>
            <w:r>
              <w:rPr>
                <w:rFonts w:ascii="Atkinson Hyperlegible" w:eastAsia="Atkinson Hyperlegible" w:hAnsi="Atkinson Hyperlegible" w:cs="Atkinson Hyperlegible"/>
                <w:i/>
                <w:iCs/>
                <w:color w:val="666666"/>
              </w:rPr>
              <w:t xml:space="preserve">?  </w:t>
            </w:r>
          </w:p>
          <w:p w14:paraId="2E3C1CC3" w14:textId="77777777" w:rsidR="002609A7" w:rsidRDefault="002609A7">
            <w:pPr>
              <w:widowControl w:val="0"/>
              <w:spacing w:line="240" w:lineRule="auto"/>
              <w:rPr>
                <w:rFonts w:ascii="Atkinson Hyperlegible" w:eastAsia="Atkinson Hyperlegible" w:hAnsi="Atkinson Hyperlegible" w:cs="Atkinson Hyperlegible"/>
                <w:i/>
                <w:iCs/>
                <w:color w:val="666666"/>
              </w:rPr>
            </w:pPr>
          </w:p>
          <w:p w14:paraId="53283E3A" w14:textId="1E837321" w:rsidR="002609A7" w:rsidRDefault="002609A7">
            <w:pPr>
              <w:widowControl w:val="0"/>
              <w:spacing w:line="240" w:lineRule="auto"/>
              <w:rPr>
                <w:rFonts w:ascii="Atkinson Hyperlegible" w:eastAsia="Atkinson Hyperlegible" w:hAnsi="Atkinson Hyperlegible" w:cs="Atkinson Hyperlegible"/>
                <w:i/>
                <w:iCs/>
                <w:color w:val="666666"/>
              </w:rPr>
            </w:pPr>
          </w:p>
        </w:tc>
      </w:tr>
      <w:tr w:rsidR="002609A7" w:rsidRPr="004835F7" w14:paraId="5894F4BD" w14:textId="77777777">
        <w:trPr>
          <w:trHeight w:val="1065"/>
        </w:trPr>
        <w:tc>
          <w:tcPr>
            <w:tcW w:w="2787" w:type="dxa"/>
            <w:vMerge w:val="restart"/>
            <w:tcMar>
              <w:top w:w="100" w:type="dxa"/>
              <w:left w:w="100" w:type="dxa"/>
              <w:bottom w:w="100" w:type="dxa"/>
              <w:right w:w="100" w:type="dxa"/>
            </w:tcMar>
          </w:tcPr>
          <w:p w14:paraId="6ADFBE25"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lastRenderedPageBreak/>
              <w:t>Input:</w:t>
            </w:r>
          </w:p>
          <w:p w14:paraId="2D7F51E3" w14:textId="4A50C994" w:rsidR="002609A7" w:rsidRDefault="00A7778B">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 xml:space="preserve">1 </w:t>
            </w:r>
            <w:r w:rsidR="005E6784">
              <w:rPr>
                <w:rFonts w:ascii="Atkinson Hyperlegible" w:eastAsia="Atkinson Hyperlegible" w:hAnsi="Atkinson Hyperlegible" w:cs="Atkinson Hyperlegible"/>
                <w:color w:val="0000FF"/>
                <w:highlight w:val="white"/>
              </w:rPr>
              <w:t>PSELF lecturer</w:t>
            </w:r>
            <w:r w:rsidR="00AF27F6">
              <w:rPr>
                <w:rFonts w:ascii="Atkinson Hyperlegible" w:eastAsia="Atkinson Hyperlegible" w:hAnsi="Atkinson Hyperlegible" w:cs="Atkinson Hyperlegible"/>
                <w:color w:val="0000FF"/>
                <w:highlight w:val="white"/>
              </w:rPr>
              <w:t xml:space="preserve"> and buddy in the college</w:t>
            </w:r>
          </w:p>
          <w:p w14:paraId="331C76FF" w14:textId="77777777" w:rsidR="005E6784" w:rsidRDefault="005E6784">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40 students</w:t>
            </w:r>
          </w:p>
          <w:p w14:paraId="64CBAB4A" w14:textId="77777777" w:rsidR="005E6784" w:rsidRDefault="005E6784">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3 months</w:t>
            </w:r>
          </w:p>
          <w:p w14:paraId="488E9629" w14:textId="68A33368" w:rsidR="005E6784" w:rsidRDefault="005E6784">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w:t>
            </w:r>
          </w:p>
          <w:p w14:paraId="6A793F17" w14:textId="77777777" w:rsidR="005E6784" w:rsidRDefault="00D822C1">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 xml:space="preserve">Using the </w:t>
            </w:r>
            <w:proofErr w:type="spellStart"/>
            <w:r>
              <w:rPr>
                <w:rFonts w:ascii="Atkinson Hyperlegible" w:eastAsia="Atkinson Hyperlegible" w:hAnsi="Atkinson Hyperlegible" w:cs="Atkinson Hyperlegible"/>
                <w:color w:val="0000FF"/>
                <w:highlight w:val="white"/>
              </w:rPr>
              <w:t>Chatgpt</w:t>
            </w:r>
            <w:proofErr w:type="spellEnd"/>
            <w:r>
              <w:rPr>
                <w:rFonts w:ascii="Atkinson Hyperlegible" w:eastAsia="Atkinson Hyperlegible" w:hAnsi="Atkinson Hyperlegible" w:cs="Atkinson Hyperlegible"/>
                <w:color w:val="0000FF"/>
                <w:highlight w:val="white"/>
              </w:rPr>
              <w:t xml:space="preserve"> Prompts</w:t>
            </w:r>
          </w:p>
          <w:p w14:paraId="248E83C9" w14:textId="1C8A4146" w:rsidR="00D822C1" w:rsidRDefault="00D822C1">
            <w:pPr>
              <w:widowControl w:val="0"/>
              <w:numPr>
                <w:ilvl w:val="0"/>
                <w:numId w:val="1"/>
              </w:numPr>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Handphones/</w:t>
            </w:r>
            <w:r w:rsidR="00315637">
              <w:rPr>
                <w:rFonts w:ascii="Atkinson Hyperlegible" w:eastAsia="Atkinson Hyperlegible" w:hAnsi="Atkinson Hyperlegible" w:cs="Atkinson Hyperlegible"/>
                <w:color w:val="0000FF"/>
                <w:highlight w:val="white"/>
              </w:rPr>
              <w:t>tablet/laptop</w:t>
            </w:r>
          </w:p>
        </w:tc>
        <w:tc>
          <w:tcPr>
            <w:tcW w:w="2787" w:type="dxa"/>
            <w:shd w:val="clear" w:color="auto" w:fill="D9EAD3"/>
            <w:tcMar>
              <w:top w:w="100" w:type="dxa"/>
              <w:left w:w="100" w:type="dxa"/>
              <w:bottom w:w="100" w:type="dxa"/>
              <w:right w:w="100" w:type="dxa"/>
            </w:tcMar>
          </w:tcPr>
          <w:p w14:paraId="0A6270B1" w14:textId="06E22459" w:rsidR="002609A7" w:rsidRDefault="00D34159">
            <w:pPr>
              <w:widowControl w:val="0"/>
              <w:spacing w:line="240" w:lineRule="auto"/>
              <w:rPr>
                <w:rFonts w:ascii="Atkinson Hyperlegible" w:eastAsia="Atkinson Hyperlegible" w:hAnsi="Atkinson Hyperlegible" w:cs="Atkinson Hyperlegible"/>
                <w:color w:val="38761D"/>
              </w:rPr>
            </w:pPr>
            <w:proofErr w:type="spellStart"/>
            <w:r w:rsidRPr="00FA5AC3">
              <w:rPr>
                <w:rFonts w:ascii="Atkinson Hyperlegible" w:eastAsia="Atkinson Hyperlegible" w:hAnsi="Atkinson Hyperlegible" w:cs="Atkinson Hyperlegible"/>
                <w:color w:val="38761D"/>
              </w:rPr>
              <w:t>Aktiviti</w:t>
            </w:r>
            <w:proofErr w:type="spellEnd"/>
            <w:r w:rsidRPr="00FA5AC3">
              <w:rPr>
                <w:rFonts w:ascii="Atkinson Hyperlegible" w:eastAsia="Atkinson Hyperlegible" w:hAnsi="Atkinson Hyperlegible" w:cs="Atkinson Hyperlegible"/>
                <w:color w:val="38761D"/>
              </w:rPr>
              <w:t xml:space="preserve"> 1:</w:t>
            </w:r>
            <w:r w:rsidR="00315637" w:rsidRPr="00FA5AC3">
              <w:rPr>
                <w:rFonts w:ascii="Atkinson Hyperlegible" w:eastAsia="Atkinson Hyperlegible" w:hAnsi="Atkinson Hyperlegible" w:cs="Atkinson Hyperlegible"/>
                <w:color w:val="38761D"/>
              </w:rPr>
              <w:t xml:space="preserve"> </w:t>
            </w:r>
            <w:proofErr w:type="spellStart"/>
            <w:r w:rsidR="00EE125E" w:rsidRPr="00FA5AC3">
              <w:rPr>
                <w:rFonts w:ascii="Atkinson Hyperlegible" w:eastAsia="Atkinson Hyperlegible" w:hAnsi="Atkinson Hyperlegible" w:cs="Atkinson Hyperlegible"/>
                <w:color w:val="38761D"/>
              </w:rPr>
              <w:t>Pelajar</w:t>
            </w:r>
            <w:proofErr w:type="spellEnd"/>
            <w:r w:rsidR="00EE125E" w:rsidRPr="00FA5AC3">
              <w:rPr>
                <w:rFonts w:ascii="Atkinson Hyperlegible" w:eastAsia="Atkinson Hyperlegible" w:hAnsi="Atkinson Hyperlegible" w:cs="Atkinson Hyperlegible"/>
                <w:color w:val="38761D"/>
              </w:rPr>
              <w:t xml:space="preserve"> </w:t>
            </w:r>
            <w:proofErr w:type="spellStart"/>
            <w:r w:rsidR="009C7F8D" w:rsidRPr="00FA5AC3">
              <w:rPr>
                <w:rFonts w:ascii="Atkinson Hyperlegible" w:eastAsia="Atkinson Hyperlegible" w:hAnsi="Atkinson Hyperlegible" w:cs="Atkinson Hyperlegible"/>
                <w:color w:val="38761D"/>
              </w:rPr>
              <w:t>belajar</w:t>
            </w:r>
            <w:proofErr w:type="spellEnd"/>
            <w:r w:rsidR="009C7F8D" w:rsidRPr="00FA5AC3">
              <w:rPr>
                <w:rFonts w:ascii="Atkinson Hyperlegible" w:eastAsia="Atkinson Hyperlegible" w:hAnsi="Atkinson Hyperlegible" w:cs="Atkinson Hyperlegible"/>
                <w:color w:val="38761D"/>
              </w:rPr>
              <w:t xml:space="preserve"> </w:t>
            </w:r>
            <w:proofErr w:type="spellStart"/>
            <w:r w:rsidR="009C7F8D" w:rsidRPr="00FA5AC3">
              <w:rPr>
                <w:rFonts w:ascii="Atkinson Hyperlegible" w:eastAsia="Atkinson Hyperlegible" w:hAnsi="Atkinson Hyperlegible" w:cs="Atkinson Hyperlegible"/>
                <w:color w:val="38761D"/>
              </w:rPr>
              <w:t>menggunakan</w:t>
            </w:r>
            <w:proofErr w:type="spellEnd"/>
            <w:r w:rsidR="009C7F8D" w:rsidRPr="00FA5AC3">
              <w:rPr>
                <w:rFonts w:ascii="Atkinson Hyperlegible" w:eastAsia="Atkinson Hyperlegible" w:hAnsi="Atkinson Hyperlegible" w:cs="Atkinson Hyperlegible"/>
                <w:color w:val="38761D"/>
              </w:rPr>
              <w:t xml:space="preserve"> </w:t>
            </w:r>
            <w:proofErr w:type="spellStart"/>
            <w:r w:rsidR="009C7F8D" w:rsidRPr="00FA5AC3">
              <w:rPr>
                <w:rFonts w:ascii="Atkinson Hyperlegible" w:eastAsia="Atkinson Hyperlegible" w:hAnsi="Atkinson Hyperlegible" w:cs="Atkinson Hyperlegible"/>
                <w:color w:val="38761D"/>
              </w:rPr>
              <w:t>chatgpt</w:t>
            </w:r>
            <w:proofErr w:type="spellEnd"/>
            <w:r w:rsidR="009C7F8D" w:rsidRPr="00FA5AC3">
              <w:rPr>
                <w:rFonts w:ascii="Atkinson Hyperlegible" w:eastAsia="Atkinson Hyperlegible" w:hAnsi="Atkinson Hyperlegible" w:cs="Atkinson Hyperlegible"/>
                <w:color w:val="38761D"/>
              </w:rPr>
              <w:t xml:space="preserve"> </w:t>
            </w:r>
            <w:proofErr w:type="spellStart"/>
            <w:r w:rsidR="009C7F8D" w:rsidRPr="00FA5AC3">
              <w:rPr>
                <w:rFonts w:ascii="Atkinson Hyperlegible" w:eastAsia="Atkinson Hyperlegible" w:hAnsi="Atkinson Hyperlegible" w:cs="Atkinson Hyperlegible"/>
                <w:color w:val="38761D"/>
              </w:rPr>
              <w:t>untuk</w:t>
            </w:r>
            <w:proofErr w:type="spellEnd"/>
            <w:r w:rsidR="009C7F8D" w:rsidRPr="00FA5AC3">
              <w:rPr>
                <w:rFonts w:ascii="Atkinson Hyperlegible" w:eastAsia="Atkinson Hyperlegible" w:hAnsi="Atkinson Hyperlegible" w:cs="Atkinson Hyperlegible"/>
                <w:color w:val="38761D"/>
              </w:rPr>
              <w:t xml:space="preserve"> </w:t>
            </w:r>
            <w:proofErr w:type="spellStart"/>
            <w:r w:rsidR="009C7F8D" w:rsidRPr="00FA5AC3">
              <w:rPr>
                <w:rFonts w:ascii="Atkinson Hyperlegible" w:eastAsia="Atkinson Hyperlegible" w:hAnsi="Atkinson Hyperlegible" w:cs="Atkinson Hyperlegible"/>
                <w:color w:val="38761D"/>
              </w:rPr>
              <w:t>menyemak</w:t>
            </w:r>
            <w:proofErr w:type="spellEnd"/>
            <w:r w:rsidR="009C7F8D" w:rsidRPr="00FA5AC3">
              <w:rPr>
                <w:rFonts w:ascii="Atkinson Hyperlegible" w:eastAsia="Atkinson Hyperlegible" w:hAnsi="Atkinson Hyperlegible" w:cs="Atkinson Hyperlegible"/>
                <w:color w:val="38761D"/>
              </w:rPr>
              <w:t xml:space="preserve"> </w:t>
            </w:r>
            <w:proofErr w:type="spellStart"/>
            <w:r w:rsidR="00FA5AC3" w:rsidRPr="00FA5AC3">
              <w:rPr>
                <w:rFonts w:ascii="Atkinson Hyperlegible" w:eastAsia="Atkinson Hyperlegible" w:hAnsi="Atkinson Hyperlegible" w:cs="Atkinson Hyperlegible"/>
                <w:color w:val="38761D"/>
              </w:rPr>
              <w:t>esei</w:t>
            </w:r>
            <w:proofErr w:type="spellEnd"/>
            <w:r w:rsidR="00FA5AC3" w:rsidRPr="00FA5AC3">
              <w:rPr>
                <w:rFonts w:ascii="Atkinson Hyperlegible" w:eastAsia="Atkinson Hyperlegible" w:hAnsi="Atkinson Hyperlegible" w:cs="Atkinson Hyperlegible"/>
                <w:color w:val="38761D"/>
              </w:rPr>
              <w:t xml:space="preserve"> </w:t>
            </w:r>
            <w:proofErr w:type="spellStart"/>
            <w:r w:rsidR="00FA5AC3" w:rsidRPr="00FA5AC3">
              <w:rPr>
                <w:rFonts w:ascii="Atkinson Hyperlegible" w:eastAsia="Atkinson Hyperlegible" w:hAnsi="Atkinson Hyperlegible" w:cs="Atkinson Hyperlegible"/>
                <w:color w:val="38761D"/>
              </w:rPr>
              <w:t>mereka</w:t>
            </w:r>
            <w:proofErr w:type="spellEnd"/>
            <w:r w:rsidR="00FA5AC3" w:rsidRPr="00FA5AC3">
              <w:rPr>
                <w:rFonts w:ascii="Atkinson Hyperlegible" w:eastAsia="Atkinson Hyperlegible" w:hAnsi="Atkinson Hyperlegible" w:cs="Atkinson Hyperlegible"/>
                <w:color w:val="38761D"/>
              </w:rPr>
              <w:t xml:space="preserve"> </w:t>
            </w:r>
            <w:proofErr w:type="spellStart"/>
            <w:r w:rsidR="00FA5AC3" w:rsidRPr="00FA5AC3">
              <w:rPr>
                <w:rFonts w:ascii="Atkinson Hyperlegible" w:eastAsia="Atkinson Hyperlegible" w:hAnsi="Atkinson Hyperlegible" w:cs="Atkinson Hyperlegible"/>
                <w:color w:val="38761D"/>
              </w:rPr>
              <w:t>sendiri</w:t>
            </w:r>
            <w:proofErr w:type="spellEnd"/>
            <w:r w:rsidR="00FA5AC3" w:rsidRPr="00FA5AC3">
              <w:rPr>
                <w:rFonts w:ascii="Atkinson Hyperlegible" w:eastAsia="Atkinson Hyperlegible" w:hAnsi="Atkinson Hyperlegible" w:cs="Atkinson Hyperlegible"/>
                <w:color w:val="38761D"/>
              </w:rPr>
              <w:t xml:space="preserve"> </w:t>
            </w:r>
            <w:proofErr w:type="spellStart"/>
            <w:r w:rsidR="00FA5AC3" w:rsidRPr="00FA5AC3">
              <w:rPr>
                <w:rFonts w:ascii="Atkinson Hyperlegible" w:eastAsia="Atkinson Hyperlegible" w:hAnsi="Atkinson Hyperlegible" w:cs="Atkinson Hyperlegible"/>
                <w:color w:val="38761D"/>
              </w:rPr>
              <w:t>de</w:t>
            </w:r>
            <w:r w:rsidR="00FA5AC3">
              <w:rPr>
                <w:rFonts w:ascii="Atkinson Hyperlegible" w:eastAsia="Atkinson Hyperlegible" w:hAnsi="Atkinson Hyperlegible" w:cs="Atkinson Hyperlegible"/>
                <w:color w:val="38761D"/>
              </w:rPr>
              <w:t>ngan</w:t>
            </w:r>
            <w:proofErr w:type="spellEnd"/>
            <w:r w:rsidR="00FA5AC3">
              <w:rPr>
                <w:rFonts w:ascii="Atkinson Hyperlegible" w:eastAsia="Atkinson Hyperlegible" w:hAnsi="Atkinson Hyperlegible" w:cs="Atkinson Hyperlegible"/>
                <w:color w:val="38761D"/>
              </w:rPr>
              <w:t xml:space="preserve"> prompt yang </w:t>
            </w:r>
            <w:proofErr w:type="spellStart"/>
            <w:r w:rsidR="00FA5AC3">
              <w:rPr>
                <w:rFonts w:ascii="Atkinson Hyperlegible" w:eastAsia="Atkinson Hyperlegible" w:hAnsi="Atkinson Hyperlegible" w:cs="Atkinson Hyperlegible"/>
                <w:color w:val="38761D"/>
              </w:rPr>
              <w:t>diberi</w:t>
            </w:r>
            <w:proofErr w:type="spellEnd"/>
            <w:r w:rsidR="00CF08DD">
              <w:rPr>
                <w:rFonts w:ascii="Atkinson Hyperlegible" w:eastAsia="Atkinson Hyperlegible" w:hAnsi="Atkinson Hyperlegible" w:cs="Atkinson Hyperlegible"/>
                <w:color w:val="38761D"/>
              </w:rPr>
              <w:t xml:space="preserve"> </w:t>
            </w:r>
            <w:proofErr w:type="spellStart"/>
            <w:r w:rsidR="00CF08DD">
              <w:rPr>
                <w:rFonts w:ascii="Atkinson Hyperlegible" w:eastAsia="Atkinson Hyperlegible" w:hAnsi="Atkinson Hyperlegible" w:cs="Atkinson Hyperlegible"/>
                <w:color w:val="38761D"/>
              </w:rPr>
              <w:t>untuk</w:t>
            </w:r>
            <w:proofErr w:type="spellEnd"/>
            <w:r w:rsidR="00CF08DD">
              <w:rPr>
                <w:rFonts w:ascii="Atkinson Hyperlegible" w:eastAsia="Atkinson Hyperlegible" w:hAnsi="Atkinson Hyperlegible" w:cs="Atkinson Hyperlegible"/>
                <w:color w:val="38761D"/>
              </w:rPr>
              <w:t xml:space="preserve"> </w:t>
            </w:r>
            <w:r w:rsidR="00614BEB">
              <w:rPr>
                <w:rFonts w:ascii="Atkinson Hyperlegible" w:eastAsia="Atkinson Hyperlegible" w:hAnsi="Atkinson Hyperlegible" w:cs="Atkinson Hyperlegible"/>
                <w:color w:val="38761D"/>
              </w:rPr>
              <w:t xml:space="preserve">3 </w:t>
            </w:r>
            <w:proofErr w:type="spellStart"/>
            <w:r w:rsidR="00614BEB">
              <w:rPr>
                <w:rFonts w:ascii="Atkinson Hyperlegible" w:eastAsia="Atkinson Hyperlegible" w:hAnsi="Atkinson Hyperlegible" w:cs="Atkinson Hyperlegible"/>
                <w:color w:val="38761D"/>
              </w:rPr>
              <w:t>esei</w:t>
            </w:r>
            <w:proofErr w:type="spellEnd"/>
            <w:r w:rsidR="00614BEB">
              <w:rPr>
                <w:rFonts w:ascii="Atkinson Hyperlegible" w:eastAsia="Atkinson Hyperlegible" w:hAnsi="Atkinson Hyperlegible" w:cs="Atkinson Hyperlegible"/>
                <w:color w:val="38761D"/>
              </w:rPr>
              <w:t xml:space="preserve"> </w:t>
            </w:r>
            <w:proofErr w:type="spellStart"/>
            <w:r w:rsidR="00614BEB">
              <w:rPr>
                <w:rFonts w:ascii="Atkinson Hyperlegible" w:eastAsia="Atkinson Hyperlegible" w:hAnsi="Atkinson Hyperlegible" w:cs="Atkinson Hyperlegible"/>
                <w:color w:val="38761D"/>
              </w:rPr>
              <w:t>dari</w:t>
            </w:r>
            <w:proofErr w:type="spellEnd"/>
            <w:r w:rsidR="00614BEB">
              <w:rPr>
                <w:rFonts w:ascii="Atkinson Hyperlegible" w:eastAsia="Atkinson Hyperlegible" w:hAnsi="Atkinson Hyperlegible" w:cs="Atkinson Hyperlegible"/>
                <w:color w:val="38761D"/>
              </w:rPr>
              <w:t xml:space="preserve"> </w:t>
            </w:r>
            <w:proofErr w:type="spellStart"/>
            <w:r w:rsidR="00614BEB">
              <w:rPr>
                <w:rFonts w:ascii="Atkinson Hyperlegible" w:eastAsia="Atkinson Hyperlegible" w:hAnsi="Atkinson Hyperlegible" w:cs="Atkinson Hyperlegible"/>
                <w:color w:val="38761D"/>
              </w:rPr>
              <w:t>buku</w:t>
            </w:r>
            <w:proofErr w:type="spellEnd"/>
            <w:r w:rsidR="00614BEB">
              <w:rPr>
                <w:rFonts w:ascii="Atkinson Hyperlegible" w:eastAsia="Atkinson Hyperlegible" w:hAnsi="Atkinson Hyperlegible" w:cs="Atkinson Hyperlegible"/>
                <w:color w:val="38761D"/>
              </w:rPr>
              <w:t xml:space="preserve"> </w:t>
            </w:r>
            <w:proofErr w:type="spellStart"/>
            <w:r w:rsidR="00614BEB">
              <w:rPr>
                <w:rFonts w:ascii="Atkinson Hyperlegible" w:eastAsia="Atkinson Hyperlegible" w:hAnsi="Atkinson Hyperlegible" w:cs="Atkinson Hyperlegible"/>
                <w:color w:val="38761D"/>
              </w:rPr>
              <w:t>latihan</w:t>
            </w:r>
            <w:proofErr w:type="spellEnd"/>
          </w:p>
          <w:p w14:paraId="0F74476B" w14:textId="293706E4" w:rsidR="00FA5AC3" w:rsidRDefault="00FA5AC3" w:rsidP="00FA5AC3">
            <w:pPr>
              <w:pStyle w:val="ListParagraph"/>
              <w:widowControl w:val="0"/>
              <w:numPr>
                <w:ilvl w:val="0"/>
                <w:numId w:val="25"/>
              </w:numPr>
              <w:spacing w:line="240" w:lineRule="auto"/>
              <w:rPr>
                <w:rFonts w:ascii="Atkinson Hyperlegible" w:eastAsia="Atkinson Hyperlegible" w:hAnsi="Atkinson Hyperlegible" w:cs="Atkinson Hyperlegible"/>
                <w:color w:val="38761D"/>
              </w:rPr>
            </w:pPr>
            <w:r>
              <w:rPr>
                <w:rFonts w:ascii="Atkinson Hyperlegible" w:eastAsia="Atkinson Hyperlegible" w:hAnsi="Atkinson Hyperlegible" w:cs="Atkinson Hyperlegible"/>
                <w:color w:val="38761D"/>
              </w:rPr>
              <w:t>Grade my es</w:t>
            </w:r>
            <w:r w:rsidR="00C31C96">
              <w:rPr>
                <w:rFonts w:ascii="Atkinson Hyperlegible" w:eastAsia="Atkinson Hyperlegible" w:hAnsi="Atkinson Hyperlegible" w:cs="Atkinson Hyperlegible"/>
                <w:color w:val="38761D"/>
              </w:rPr>
              <w:t xml:space="preserve">say </w:t>
            </w:r>
            <w:r>
              <w:rPr>
                <w:rFonts w:ascii="Atkinson Hyperlegible" w:eastAsia="Atkinson Hyperlegible" w:hAnsi="Atkinson Hyperlegible" w:cs="Atkinson Hyperlegible"/>
                <w:color w:val="38761D"/>
              </w:rPr>
              <w:t>Based on MUET</w:t>
            </w:r>
            <w:r w:rsidR="00C31C96">
              <w:rPr>
                <w:rFonts w:ascii="Atkinson Hyperlegible" w:eastAsia="Atkinson Hyperlegible" w:hAnsi="Atkinson Hyperlegible" w:cs="Atkinson Hyperlegible"/>
                <w:color w:val="38761D"/>
              </w:rPr>
              <w:t xml:space="preserve"> pitch at B2 level</w:t>
            </w:r>
          </w:p>
          <w:p w14:paraId="1CD88D60" w14:textId="6036FE44" w:rsidR="00C31C96" w:rsidRDefault="00AE03CC" w:rsidP="00FA5AC3">
            <w:pPr>
              <w:pStyle w:val="ListParagraph"/>
              <w:widowControl w:val="0"/>
              <w:numPr>
                <w:ilvl w:val="0"/>
                <w:numId w:val="25"/>
              </w:numPr>
              <w:spacing w:line="240" w:lineRule="auto"/>
              <w:rPr>
                <w:rFonts w:ascii="Atkinson Hyperlegible" w:eastAsia="Atkinson Hyperlegible" w:hAnsi="Atkinson Hyperlegible" w:cs="Atkinson Hyperlegible"/>
                <w:color w:val="38761D"/>
              </w:rPr>
            </w:pPr>
            <w:r>
              <w:rPr>
                <w:rFonts w:ascii="Atkinson Hyperlegible" w:eastAsia="Atkinson Hyperlegible" w:hAnsi="Atkinson Hyperlegible" w:cs="Atkinson Hyperlegible"/>
                <w:color w:val="38761D"/>
              </w:rPr>
              <w:t>Check my grammar sentence by sentence</w:t>
            </w:r>
          </w:p>
          <w:p w14:paraId="07087B25" w14:textId="5B24D307" w:rsidR="00AE03CC" w:rsidRPr="00FA5AC3" w:rsidRDefault="00AE03CC" w:rsidP="00FA5AC3">
            <w:pPr>
              <w:pStyle w:val="ListParagraph"/>
              <w:widowControl w:val="0"/>
              <w:numPr>
                <w:ilvl w:val="0"/>
                <w:numId w:val="25"/>
              </w:numPr>
              <w:spacing w:line="240" w:lineRule="auto"/>
              <w:rPr>
                <w:rFonts w:ascii="Atkinson Hyperlegible" w:eastAsia="Atkinson Hyperlegible" w:hAnsi="Atkinson Hyperlegible" w:cs="Atkinson Hyperlegible"/>
                <w:color w:val="38761D"/>
              </w:rPr>
            </w:pPr>
            <w:r>
              <w:rPr>
                <w:rFonts w:ascii="Atkinson Hyperlegible" w:eastAsia="Atkinson Hyperlegible" w:hAnsi="Atkinson Hyperlegible" w:cs="Atkinson Hyperlegible"/>
                <w:color w:val="38761D"/>
              </w:rPr>
              <w:t>Improve my Essay to B2 level</w:t>
            </w:r>
          </w:p>
          <w:p w14:paraId="7D89F264" w14:textId="77777777" w:rsidR="002609A7" w:rsidRPr="00FA5AC3" w:rsidRDefault="002609A7">
            <w:pPr>
              <w:widowControl w:val="0"/>
              <w:spacing w:line="240" w:lineRule="auto"/>
              <w:rPr>
                <w:rFonts w:ascii="Atkinson Hyperlegible" w:eastAsia="Atkinson Hyperlegible" w:hAnsi="Atkinson Hyperlegible" w:cs="Atkinson Hyperlegible"/>
                <w:color w:val="38761D"/>
              </w:rPr>
            </w:pPr>
          </w:p>
          <w:p w14:paraId="3024DA18" w14:textId="77777777" w:rsidR="002609A7" w:rsidRPr="00FA5AC3" w:rsidRDefault="002609A7">
            <w:pPr>
              <w:widowControl w:val="0"/>
              <w:spacing w:line="240" w:lineRule="auto"/>
              <w:rPr>
                <w:rFonts w:ascii="Atkinson Hyperlegible" w:eastAsia="Atkinson Hyperlegible" w:hAnsi="Atkinson Hyperlegible" w:cs="Atkinson Hyperlegible"/>
                <w:color w:val="38761D"/>
              </w:rPr>
            </w:pPr>
          </w:p>
          <w:p w14:paraId="10CF96A0" w14:textId="77777777" w:rsidR="002609A7" w:rsidRPr="00FA5AC3" w:rsidRDefault="002609A7">
            <w:pPr>
              <w:widowControl w:val="0"/>
              <w:spacing w:line="240" w:lineRule="auto"/>
              <w:rPr>
                <w:rFonts w:ascii="Atkinson Hyperlegible" w:eastAsia="Atkinson Hyperlegible" w:hAnsi="Atkinson Hyperlegible" w:cs="Atkinson Hyperlegible"/>
                <w:color w:val="38761D"/>
              </w:rPr>
            </w:pPr>
          </w:p>
          <w:p w14:paraId="06D22BAE" w14:textId="77777777" w:rsidR="002609A7" w:rsidRPr="00C13CEC" w:rsidRDefault="00D34159">
            <w:pPr>
              <w:widowControl w:val="0"/>
              <w:spacing w:line="240" w:lineRule="auto"/>
              <w:rPr>
                <w:rFonts w:ascii="Atkinson Hyperlegible" w:eastAsia="Atkinson Hyperlegible" w:hAnsi="Atkinson Hyperlegible" w:cs="Atkinson Hyperlegible"/>
                <w:color w:val="38761D"/>
                <w:lang w:val="fi-FI"/>
              </w:rPr>
            </w:pPr>
            <w:r w:rsidRPr="00C13CEC">
              <w:rPr>
                <w:rFonts w:ascii="Atkinson Hyperlegible" w:eastAsia="Atkinson Hyperlegible" w:hAnsi="Atkinson Hyperlegible" w:cs="Atkinson Hyperlegible"/>
                <w:color w:val="38761D"/>
                <w:lang w:val="fi-FI"/>
              </w:rPr>
              <w:t>Hasil (isi pada akhir projek):</w:t>
            </w:r>
          </w:p>
          <w:p w14:paraId="47E2647D" w14:textId="77777777" w:rsidR="002609A7" w:rsidRPr="00C13CEC" w:rsidRDefault="002609A7">
            <w:pPr>
              <w:widowControl w:val="0"/>
              <w:spacing w:line="240" w:lineRule="auto"/>
              <w:rPr>
                <w:rFonts w:ascii="Atkinson Hyperlegible" w:eastAsia="Atkinson Hyperlegible" w:hAnsi="Atkinson Hyperlegible" w:cs="Atkinson Hyperlegible"/>
                <w:color w:val="38761D"/>
                <w:lang w:val="fi-FI"/>
              </w:rPr>
            </w:pPr>
          </w:p>
          <w:p w14:paraId="5335E4AD" w14:textId="77777777" w:rsidR="002609A7" w:rsidRPr="00C13CEC" w:rsidRDefault="002609A7">
            <w:pPr>
              <w:widowControl w:val="0"/>
              <w:spacing w:line="240" w:lineRule="auto"/>
              <w:rPr>
                <w:rFonts w:ascii="Atkinson Hyperlegible" w:eastAsia="Atkinson Hyperlegible" w:hAnsi="Atkinson Hyperlegible" w:cs="Atkinson Hyperlegible"/>
                <w:color w:val="38761D"/>
                <w:lang w:val="fi-FI"/>
              </w:rPr>
            </w:pPr>
          </w:p>
        </w:tc>
        <w:tc>
          <w:tcPr>
            <w:tcW w:w="2787" w:type="dxa"/>
            <w:shd w:val="clear" w:color="auto" w:fill="D9EAD3"/>
            <w:tcMar>
              <w:top w:w="100" w:type="dxa"/>
              <w:left w:w="100" w:type="dxa"/>
              <w:bottom w:w="100" w:type="dxa"/>
              <w:right w:w="100" w:type="dxa"/>
            </w:tcMar>
          </w:tcPr>
          <w:p w14:paraId="5592B5CF" w14:textId="77777777" w:rsidR="002609A7" w:rsidRPr="008E4DFB" w:rsidRDefault="00D34159">
            <w:pPr>
              <w:widowControl w:val="0"/>
              <w:spacing w:line="240" w:lineRule="auto"/>
              <w:rPr>
                <w:rFonts w:ascii="Atkinson Hyperlegible" w:eastAsia="Atkinson Hyperlegible" w:hAnsi="Atkinson Hyperlegible" w:cs="Atkinson Hyperlegible"/>
                <w:color w:val="38761D"/>
                <w:lang w:val="fi-FI"/>
              </w:rPr>
            </w:pPr>
            <w:r w:rsidRPr="008E4DFB">
              <w:rPr>
                <w:rFonts w:ascii="Atkinson Hyperlegible" w:eastAsia="Atkinson Hyperlegible" w:hAnsi="Atkinson Hyperlegible" w:cs="Atkinson Hyperlegible"/>
                <w:color w:val="38761D"/>
                <w:lang w:val="fi-FI"/>
              </w:rPr>
              <w:t>Output Aktiviti 1:</w:t>
            </w:r>
          </w:p>
          <w:p w14:paraId="7855B4CA" w14:textId="558F4FCF" w:rsidR="002609A7" w:rsidRPr="008E4DFB" w:rsidRDefault="00113D3F">
            <w:pPr>
              <w:widowControl w:val="0"/>
              <w:spacing w:line="240" w:lineRule="auto"/>
              <w:rPr>
                <w:rFonts w:ascii="Atkinson Hyperlegible" w:eastAsia="Atkinson Hyperlegible" w:hAnsi="Atkinson Hyperlegible" w:cs="Atkinson Hyperlegible"/>
                <w:color w:val="38761D"/>
                <w:lang w:val="fi-FI"/>
              </w:rPr>
            </w:pPr>
            <w:r w:rsidRPr="008E4DFB">
              <w:rPr>
                <w:rFonts w:ascii="Atkinson Hyperlegible" w:eastAsia="Atkinson Hyperlegible" w:hAnsi="Atkinson Hyperlegible" w:cs="Atkinson Hyperlegible"/>
                <w:color w:val="38761D"/>
                <w:lang w:val="fi-FI"/>
              </w:rPr>
              <w:t xml:space="preserve">100% daripada 40 pelajar </w:t>
            </w:r>
            <w:r w:rsidR="00DF0E05" w:rsidRPr="008E4DFB">
              <w:rPr>
                <w:rFonts w:ascii="Atkinson Hyperlegible" w:eastAsia="Atkinson Hyperlegible" w:hAnsi="Atkinson Hyperlegible" w:cs="Atkinson Hyperlegible"/>
                <w:color w:val="38761D"/>
                <w:lang w:val="fi-FI"/>
              </w:rPr>
              <w:t>b</w:t>
            </w:r>
            <w:r w:rsidRPr="008E4DFB">
              <w:rPr>
                <w:rFonts w:ascii="Atkinson Hyperlegible" w:eastAsia="Atkinson Hyperlegible" w:hAnsi="Atkinson Hyperlegible" w:cs="Atkinson Hyperlegible"/>
                <w:color w:val="38761D"/>
                <w:lang w:val="fi-FI"/>
              </w:rPr>
              <w:t xml:space="preserve">erjaya menggunakan </w:t>
            </w:r>
            <w:r w:rsidR="00DF0E05" w:rsidRPr="008E4DFB">
              <w:rPr>
                <w:rFonts w:ascii="Atkinson Hyperlegible" w:eastAsia="Atkinson Hyperlegible" w:hAnsi="Atkinson Hyperlegible" w:cs="Atkinson Hyperlegible"/>
                <w:color w:val="38761D"/>
                <w:lang w:val="fi-FI"/>
              </w:rPr>
              <w:t>chatgpt untuk menyemak esei mereka mengikut prompt yang diberi</w:t>
            </w:r>
          </w:p>
          <w:p w14:paraId="0B05AD7C" w14:textId="77777777" w:rsidR="002609A7" w:rsidRPr="008E4DFB" w:rsidRDefault="002609A7">
            <w:pPr>
              <w:widowControl w:val="0"/>
              <w:spacing w:line="240" w:lineRule="auto"/>
              <w:rPr>
                <w:rFonts w:ascii="Atkinson Hyperlegible" w:eastAsia="Atkinson Hyperlegible" w:hAnsi="Atkinson Hyperlegible" w:cs="Atkinson Hyperlegible"/>
                <w:color w:val="38761D"/>
                <w:lang w:val="fi-FI"/>
              </w:rPr>
            </w:pPr>
          </w:p>
          <w:p w14:paraId="73DD2A83" w14:textId="77777777" w:rsidR="002609A7" w:rsidRDefault="00D34159">
            <w:pPr>
              <w:widowControl w:val="0"/>
              <w:spacing w:line="240" w:lineRule="auto"/>
              <w:rPr>
                <w:rFonts w:ascii="Atkinson Hyperlegible" w:eastAsia="Atkinson Hyperlegible" w:hAnsi="Atkinson Hyperlegible" w:cs="Atkinson Hyperlegible"/>
                <w:color w:val="38761D"/>
              </w:rPr>
            </w:pPr>
            <w:r>
              <w:rPr>
                <w:rFonts w:ascii="Atkinson Hyperlegible" w:eastAsia="Atkinson Hyperlegible" w:hAnsi="Atkinson Hyperlegible" w:cs="Atkinson Hyperlegible"/>
                <w:color w:val="38761D"/>
              </w:rPr>
              <w:t>Hasil (</w:t>
            </w:r>
            <w:proofErr w:type="spellStart"/>
            <w:r>
              <w:rPr>
                <w:rFonts w:ascii="Atkinson Hyperlegible" w:eastAsia="Atkinson Hyperlegible" w:hAnsi="Atkinson Hyperlegible" w:cs="Atkinson Hyperlegible"/>
                <w:color w:val="38761D"/>
              </w:rPr>
              <w:t>isi</w:t>
            </w:r>
            <w:proofErr w:type="spellEnd"/>
            <w:r>
              <w:rPr>
                <w:rFonts w:ascii="Atkinson Hyperlegible" w:eastAsia="Atkinson Hyperlegible" w:hAnsi="Atkinson Hyperlegible" w:cs="Atkinson Hyperlegible"/>
                <w:color w:val="38761D"/>
              </w:rPr>
              <w:t xml:space="preserve"> pada </w:t>
            </w:r>
            <w:proofErr w:type="spellStart"/>
            <w:r>
              <w:rPr>
                <w:rFonts w:ascii="Atkinson Hyperlegible" w:eastAsia="Atkinson Hyperlegible" w:hAnsi="Atkinson Hyperlegible" w:cs="Atkinson Hyperlegible"/>
                <w:color w:val="38761D"/>
              </w:rPr>
              <w:t>akhir</w:t>
            </w:r>
            <w:proofErr w:type="spellEnd"/>
            <w:r>
              <w:rPr>
                <w:rFonts w:ascii="Atkinson Hyperlegible" w:eastAsia="Atkinson Hyperlegible" w:hAnsi="Atkinson Hyperlegible" w:cs="Atkinson Hyperlegible"/>
                <w:color w:val="38761D"/>
              </w:rPr>
              <w:t xml:space="preserve"> program):</w:t>
            </w:r>
          </w:p>
          <w:p w14:paraId="06B4D3D6" w14:textId="77777777" w:rsidR="002609A7" w:rsidRDefault="002609A7">
            <w:pPr>
              <w:widowControl w:val="0"/>
              <w:spacing w:line="240" w:lineRule="auto"/>
              <w:rPr>
                <w:rFonts w:ascii="Atkinson Hyperlegible" w:eastAsia="Atkinson Hyperlegible" w:hAnsi="Atkinson Hyperlegible" w:cs="Atkinson Hyperlegible"/>
                <w:color w:val="38761D"/>
              </w:rPr>
            </w:pPr>
          </w:p>
        </w:tc>
        <w:tc>
          <w:tcPr>
            <w:tcW w:w="2787" w:type="dxa"/>
            <w:vMerge w:val="restart"/>
            <w:tcMar>
              <w:top w:w="100" w:type="dxa"/>
              <w:left w:w="100" w:type="dxa"/>
              <w:bottom w:w="100" w:type="dxa"/>
              <w:right w:w="100" w:type="dxa"/>
            </w:tcMar>
          </w:tcPr>
          <w:p w14:paraId="622F701D"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r>
              <w:rPr>
                <w:rFonts w:ascii="Atkinson Hyperlegible" w:eastAsia="Atkinson Hyperlegible" w:hAnsi="Atkinson Hyperlegible" w:cs="Atkinson Hyperlegible"/>
                <w:color w:val="0000FF"/>
                <w:highlight w:val="white"/>
              </w:rPr>
              <w:t>Outcome:</w:t>
            </w:r>
          </w:p>
          <w:p w14:paraId="50ECEB4A" w14:textId="119F521E" w:rsidR="002609A7" w:rsidRDefault="00CB4B02">
            <w:pPr>
              <w:widowControl w:val="0"/>
              <w:numPr>
                <w:ilvl w:val="0"/>
                <w:numId w:val="22"/>
              </w:numPr>
              <w:spacing w:line="240" w:lineRule="auto"/>
              <w:rPr>
                <w:rFonts w:ascii="Atkinson Hyperlegible" w:eastAsia="Atkinson Hyperlegible" w:hAnsi="Atkinson Hyperlegible" w:cs="Atkinson Hyperlegible"/>
                <w:color w:val="0000FF"/>
                <w:highlight w:val="white"/>
              </w:rPr>
            </w:pPr>
            <w:proofErr w:type="spellStart"/>
            <w:r w:rsidRPr="00F56D45">
              <w:rPr>
                <w:rFonts w:ascii="Atkinson Hyperlegible" w:eastAsia="Atkinson Hyperlegible" w:hAnsi="Atkinson Hyperlegible" w:cs="Atkinson Hyperlegible"/>
                <w:color w:val="0000FF"/>
                <w:highlight w:val="white"/>
              </w:rPr>
              <w:t>Se</w:t>
            </w:r>
            <w:r w:rsidR="002B437F" w:rsidRPr="00F56D45">
              <w:rPr>
                <w:rFonts w:ascii="Atkinson Hyperlegible" w:eastAsia="Atkinson Hyperlegible" w:hAnsi="Atkinson Hyperlegible" w:cs="Atkinson Hyperlegible"/>
                <w:color w:val="0000FF"/>
                <w:highlight w:val="white"/>
              </w:rPr>
              <w:t>tiap</w:t>
            </w:r>
            <w:proofErr w:type="spellEnd"/>
            <w:r w:rsidR="00715DB1" w:rsidRPr="00F56D45">
              <w:rPr>
                <w:rFonts w:ascii="Atkinson Hyperlegible" w:eastAsia="Atkinson Hyperlegible" w:hAnsi="Atkinson Hyperlegible" w:cs="Atkinson Hyperlegible"/>
                <w:color w:val="0000FF"/>
                <w:highlight w:val="white"/>
              </w:rPr>
              <w:t xml:space="preserve"> </w:t>
            </w:r>
            <w:proofErr w:type="spellStart"/>
            <w:r w:rsidR="00023D2E" w:rsidRPr="00F56D45">
              <w:rPr>
                <w:rFonts w:ascii="Atkinson Hyperlegible" w:eastAsia="Atkinson Hyperlegible" w:hAnsi="Atkinson Hyperlegible" w:cs="Atkinson Hyperlegible"/>
                <w:color w:val="0000FF"/>
                <w:highlight w:val="white"/>
              </w:rPr>
              <w:t>esei</w:t>
            </w:r>
            <w:proofErr w:type="spellEnd"/>
            <w:r w:rsidR="00023D2E" w:rsidRPr="00F56D45">
              <w:rPr>
                <w:rFonts w:ascii="Atkinson Hyperlegible" w:eastAsia="Atkinson Hyperlegible" w:hAnsi="Atkinson Hyperlegible" w:cs="Atkinson Hyperlegible"/>
                <w:color w:val="0000FF"/>
                <w:highlight w:val="white"/>
              </w:rPr>
              <w:t xml:space="preserve"> yang </w:t>
            </w:r>
            <w:proofErr w:type="spellStart"/>
            <w:r w:rsidR="00023D2E" w:rsidRPr="00F56D45">
              <w:rPr>
                <w:rFonts w:ascii="Atkinson Hyperlegible" w:eastAsia="Atkinson Hyperlegible" w:hAnsi="Atkinson Hyperlegible" w:cs="Atkinson Hyperlegible"/>
                <w:color w:val="0000FF"/>
                <w:highlight w:val="white"/>
              </w:rPr>
              <w:t>ditulis</w:t>
            </w:r>
            <w:proofErr w:type="spellEnd"/>
            <w:r w:rsidR="00023D2E" w:rsidRPr="00F56D45">
              <w:rPr>
                <w:rFonts w:ascii="Atkinson Hyperlegible" w:eastAsia="Atkinson Hyperlegible" w:hAnsi="Atkinson Hyperlegible" w:cs="Atkinson Hyperlegible"/>
                <w:color w:val="0000FF"/>
                <w:highlight w:val="white"/>
              </w:rPr>
              <w:t xml:space="preserve"> oleh </w:t>
            </w:r>
            <w:r w:rsidR="00715DB1" w:rsidRPr="00F56D45">
              <w:rPr>
                <w:rFonts w:ascii="Atkinson Hyperlegible" w:eastAsia="Atkinson Hyperlegible" w:hAnsi="Atkinson Hyperlegible" w:cs="Atkinson Hyperlegible"/>
                <w:color w:val="0000FF"/>
                <w:highlight w:val="white"/>
              </w:rPr>
              <w:t xml:space="preserve">40 </w:t>
            </w:r>
            <w:proofErr w:type="spellStart"/>
            <w:r w:rsidR="00715DB1" w:rsidRPr="00F56D45">
              <w:rPr>
                <w:rFonts w:ascii="Atkinson Hyperlegible" w:eastAsia="Atkinson Hyperlegible" w:hAnsi="Atkinson Hyperlegible" w:cs="Atkinson Hyperlegible"/>
                <w:color w:val="0000FF"/>
                <w:highlight w:val="white"/>
              </w:rPr>
              <w:t>pelajar</w:t>
            </w:r>
            <w:proofErr w:type="spellEnd"/>
            <w:r w:rsidR="00715DB1" w:rsidRPr="00F56D45">
              <w:rPr>
                <w:rFonts w:ascii="Atkinson Hyperlegible" w:eastAsia="Atkinson Hyperlegible" w:hAnsi="Atkinson Hyperlegible" w:cs="Atkinson Hyperlegible"/>
                <w:color w:val="0000FF"/>
                <w:highlight w:val="white"/>
              </w:rPr>
              <w:t xml:space="preserve"> </w:t>
            </w:r>
            <w:proofErr w:type="spellStart"/>
            <w:r w:rsidR="00715DB1" w:rsidRPr="00F56D45">
              <w:rPr>
                <w:rFonts w:ascii="Atkinson Hyperlegible" w:eastAsia="Atkinson Hyperlegible" w:hAnsi="Atkinson Hyperlegible" w:cs="Atkinson Hyperlegible"/>
                <w:color w:val="0000FF"/>
                <w:highlight w:val="white"/>
              </w:rPr>
              <w:t>dapat</w:t>
            </w:r>
            <w:proofErr w:type="spellEnd"/>
            <w:r w:rsidR="00023D2E" w:rsidRPr="00F56D45">
              <w:rPr>
                <w:rFonts w:ascii="Atkinson Hyperlegible" w:eastAsia="Atkinson Hyperlegible" w:hAnsi="Atkinson Hyperlegible" w:cs="Atkinson Hyperlegible"/>
                <w:color w:val="0000FF"/>
                <w:highlight w:val="white"/>
              </w:rPr>
              <w:t xml:space="preserve"> </w:t>
            </w:r>
            <w:proofErr w:type="spellStart"/>
            <w:r w:rsidR="00023D2E" w:rsidRPr="00F56D45">
              <w:rPr>
                <w:rFonts w:ascii="Atkinson Hyperlegible" w:eastAsia="Atkinson Hyperlegible" w:hAnsi="Atkinson Hyperlegible" w:cs="Atkinson Hyperlegible"/>
                <w:color w:val="0000FF"/>
                <w:highlight w:val="white"/>
              </w:rPr>
              <w:t>disemak</w:t>
            </w:r>
            <w:proofErr w:type="spellEnd"/>
            <w:r w:rsidR="00023D2E" w:rsidRPr="00F56D45">
              <w:rPr>
                <w:rFonts w:ascii="Atkinson Hyperlegible" w:eastAsia="Atkinson Hyperlegible" w:hAnsi="Atkinson Hyperlegible" w:cs="Atkinson Hyperlegible"/>
                <w:color w:val="0000FF"/>
                <w:highlight w:val="white"/>
              </w:rPr>
              <w:t xml:space="preserve"> </w:t>
            </w:r>
            <w:r w:rsidR="00710B7F" w:rsidRPr="00F56D45">
              <w:rPr>
                <w:rFonts w:ascii="Atkinson Hyperlegible" w:eastAsia="Atkinson Hyperlegible" w:hAnsi="Atkinson Hyperlegible" w:cs="Atkinson Hyperlegible"/>
                <w:color w:val="0000FF"/>
                <w:highlight w:val="white"/>
              </w:rPr>
              <w:t xml:space="preserve">pada </w:t>
            </w:r>
            <w:proofErr w:type="spellStart"/>
            <w:r w:rsidR="00710B7F" w:rsidRPr="00F56D45">
              <w:rPr>
                <w:rFonts w:ascii="Atkinson Hyperlegible" w:eastAsia="Atkinson Hyperlegible" w:hAnsi="Atkinson Hyperlegible" w:cs="Atkinson Hyperlegible"/>
                <w:color w:val="0000FF"/>
                <w:highlight w:val="white"/>
              </w:rPr>
              <w:t>hari</w:t>
            </w:r>
            <w:proofErr w:type="spellEnd"/>
            <w:r w:rsidR="00710B7F" w:rsidRPr="00F56D45">
              <w:rPr>
                <w:rFonts w:ascii="Atkinson Hyperlegible" w:eastAsia="Atkinson Hyperlegible" w:hAnsi="Atkinson Hyperlegible" w:cs="Atkinson Hyperlegible"/>
                <w:color w:val="0000FF"/>
                <w:highlight w:val="white"/>
              </w:rPr>
              <w:t xml:space="preserve"> yang </w:t>
            </w:r>
            <w:proofErr w:type="spellStart"/>
            <w:r w:rsidR="00710B7F" w:rsidRPr="00F56D45">
              <w:rPr>
                <w:rFonts w:ascii="Atkinson Hyperlegible" w:eastAsia="Atkinson Hyperlegible" w:hAnsi="Atkinson Hyperlegible" w:cs="Atkinson Hyperlegible"/>
                <w:color w:val="0000FF"/>
                <w:highlight w:val="white"/>
              </w:rPr>
              <w:t>sama</w:t>
            </w:r>
            <w:proofErr w:type="spellEnd"/>
            <w:r w:rsidR="00710B7F" w:rsidRPr="00F56D45">
              <w:rPr>
                <w:rFonts w:ascii="Atkinson Hyperlegible" w:eastAsia="Atkinson Hyperlegible" w:hAnsi="Atkinson Hyperlegible" w:cs="Atkinson Hyperlegible"/>
                <w:color w:val="0000FF"/>
                <w:highlight w:val="white"/>
              </w:rPr>
              <w:t xml:space="preserve"> </w:t>
            </w:r>
            <w:proofErr w:type="spellStart"/>
            <w:r w:rsidR="00710B7F" w:rsidRPr="00F56D45">
              <w:rPr>
                <w:rFonts w:ascii="Atkinson Hyperlegible" w:eastAsia="Atkinson Hyperlegible" w:hAnsi="Atkinson Hyperlegible" w:cs="Atkinson Hyperlegible"/>
                <w:color w:val="0000FF"/>
                <w:highlight w:val="white"/>
              </w:rPr>
              <w:t>penghantaran</w:t>
            </w:r>
            <w:proofErr w:type="spellEnd"/>
            <w:r w:rsidR="00710B7F" w:rsidRPr="00F56D45">
              <w:rPr>
                <w:rFonts w:ascii="Atkinson Hyperlegible" w:eastAsia="Atkinson Hyperlegible" w:hAnsi="Atkinson Hyperlegible" w:cs="Atkinson Hyperlegible"/>
                <w:color w:val="0000FF"/>
                <w:highlight w:val="white"/>
              </w:rPr>
              <w:t xml:space="preserve"> </w:t>
            </w:r>
            <w:proofErr w:type="spellStart"/>
            <w:r w:rsidR="00710B7F" w:rsidRPr="00F56D45">
              <w:rPr>
                <w:rFonts w:ascii="Atkinson Hyperlegible" w:eastAsia="Atkinson Hyperlegible" w:hAnsi="Atkinson Hyperlegible" w:cs="Atkinson Hyperlegible"/>
                <w:color w:val="0000FF"/>
                <w:highlight w:val="white"/>
              </w:rPr>
              <w:t>dengan</w:t>
            </w:r>
            <w:proofErr w:type="spellEnd"/>
            <w:r w:rsidR="00710B7F" w:rsidRPr="00F56D45">
              <w:rPr>
                <w:rFonts w:ascii="Atkinson Hyperlegible" w:eastAsia="Atkinson Hyperlegible" w:hAnsi="Atkinson Hyperlegible" w:cs="Atkinson Hyperlegible"/>
                <w:color w:val="0000FF"/>
                <w:highlight w:val="white"/>
              </w:rPr>
              <w:t xml:space="preserve"> </w:t>
            </w:r>
            <w:proofErr w:type="spellStart"/>
            <w:r w:rsidR="00710B7F" w:rsidRPr="00F56D45">
              <w:rPr>
                <w:rFonts w:ascii="Atkinson Hyperlegible" w:eastAsia="Atkinson Hyperlegible" w:hAnsi="Atkinson Hyperlegible" w:cs="Atkinson Hyperlegible"/>
                <w:color w:val="0000FF"/>
                <w:highlight w:val="white"/>
              </w:rPr>
              <w:t>men</w:t>
            </w:r>
            <w:r w:rsidR="00513089" w:rsidRPr="00F56D45">
              <w:rPr>
                <w:rFonts w:ascii="Atkinson Hyperlegible" w:eastAsia="Atkinson Hyperlegible" w:hAnsi="Atkinson Hyperlegible" w:cs="Atkinson Hyperlegible"/>
                <w:color w:val="0000FF"/>
                <w:highlight w:val="white"/>
              </w:rPr>
              <w:t>ggunakan</w:t>
            </w:r>
            <w:proofErr w:type="spellEnd"/>
            <w:r w:rsidR="00513089" w:rsidRPr="00F56D45">
              <w:rPr>
                <w:rFonts w:ascii="Atkinson Hyperlegible" w:eastAsia="Atkinson Hyperlegible" w:hAnsi="Atkinson Hyperlegible" w:cs="Atkinson Hyperlegible"/>
                <w:color w:val="0000FF"/>
                <w:highlight w:val="white"/>
              </w:rPr>
              <w:t xml:space="preserve"> </w:t>
            </w:r>
            <w:proofErr w:type="spellStart"/>
            <w:r w:rsidR="00513089" w:rsidRPr="00F56D45">
              <w:rPr>
                <w:rFonts w:ascii="Atkinson Hyperlegible" w:eastAsia="Atkinson Hyperlegible" w:hAnsi="Atkinson Hyperlegible" w:cs="Atkinson Hyperlegible"/>
                <w:color w:val="0000FF"/>
                <w:highlight w:val="white"/>
              </w:rPr>
              <w:t>penyemakan</w:t>
            </w:r>
            <w:proofErr w:type="spellEnd"/>
            <w:r w:rsidR="00513089" w:rsidRPr="00F56D45">
              <w:rPr>
                <w:rFonts w:ascii="Atkinson Hyperlegible" w:eastAsia="Atkinson Hyperlegible" w:hAnsi="Atkinson Hyperlegible" w:cs="Atkinson Hyperlegible"/>
                <w:color w:val="0000FF"/>
                <w:highlight w:val="white"/>
              </w:rPr>
              <w:t xml:space="preserve"> </w:t>
            </w:r>
            <w:proofErr w:type="spellStart"/>
            <w:r w:rsidR="00513089" w:rsidRPr="00F56D45">
              <w:rPr>
                <w:rFonts w:ascii="Atkinson Hyperlegible" w:eastAsia="Atkinson Hyperlegible" w:hAnsi="Atkinson Hyperlegible" w:cs="Atkinson Hyperlegible"/>
                <w:color w:val="0000FF"/>
                <w:highlight w:val="white"/>
              </w:rPr>
              <w:t>aplikasi</w:t>
            </w:r>
            <w:proofErr w:type="spellEnd"/>
            <w:r w:rsidR="00513089" w:rsidRPr="00F56D45">
              <w:rPr>
                <w:rFonts w:ascii="Atkinson Hyperlegible" w:eastAsia="Atkinson Hyperlegible" w:hAnsi="Atkinson Hyperlegible" w:cs="Atkinson Hyperlegible"/>
                <w:color w:val="0000FF"/>
                <w:highlight w:val="white"/>
              </w:rPr>
              <w:t xml:space="preserve"> AI.</w:t>
            </w:r>
            <w:r w:rsidR="00715DB1" w:rsidRPr="00F56D45">
              <w:rPr>
                <w:rFonts w:ascii="Atkinson Hyperlegible" w:eastAsia="Atkinson Hyperlegible" w:hAnsi="Atkinson Hyperlegible" w:cs="Atkinson Hyperlegible"/>
                <w:color w:val="0000FF"/>
                <w:highlight w:val="white"/>
              </w:rPr>
              <w:t xml:space="preserve"> </w:t>
            </w:r>
          </w:p>
          <w:p w14:paraId="422F11FC" w14:textId="22D1BB07" w:rsidR="006C42CF" w:rsidRPr="00F56D45" w:rsidRDefault="006C42CF">
            <w:pPr>
              <w:widowControl w:val="0"/>
              <w:numPr>
                <w:ilvl w:val="0"/>
                <w:numId w:val="22"/>
              </w:numPr>
              <w:spacing w:line="240" w:lineRule="auto"/>
              <w:rPr>
                <w:rFonts w:ascii="Atkinson Hyperlegible" w:eastAsia="Atkinson Hyperlegible" w:hAnsi="Atkinson Hyperlegible" w:cs="Atkinson Hyperlegible"/>
                <w:color w:val="0000FF"/>
                <w:highlight w:val="white"/>
              </w:rPr>
            </w:pPr>
            <w:r w:rsidRPr="006C42CF">
              <w:rPr>
                <w:rFonts w:ascii="Atkinson Hyperlegible" w:eastAsia="Atkinson Hyperlegible" w:hAnsi="Atkinson Hyperlegible" w:cs="Atkinson Hyperlegible"/>
                <w:color w:val="0000FF"/>
                <w:highlight w:val="white"/>
              </w:rPr>
              <w:t xml:space="preserve">40 </w:t>
            </w:r>
            <w:proofErr w:type="spellStart"/>
            <w:r w:rsidRPr="006C42CF">
              <w:rPr>
                <w:rFonts w:ascii="Atkinson Hyperlegible" w:eastAsia="Atkinson Hyperlegible" w:hAnsi="Atkinson Hyperlegible" w:cs="Atkinson Hyperlegible"/>
                <w:color w:val="0000FF"/>
                <w:highlight w:val="white"/>
              </w:rPr>
              <w:t>pelajar</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memperolehi</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komen</w:t>
            </w:r>
            <w:proofErr w:type="spellEnd"/>
            <w:r w:rsidRPr="006C42CF">
              <w:rPr>
                <w:rFonts w:ascii="Atkinson Hyperlegible" w:eastAsia="Atkinson Hyperlegible" w:hAnsi="Atkinson Hyperlegible" w:cs="Atkinson Hyperlegible"/>
                <w:color w:val="0000FF"/>
                <w:highlight w:val="white"/>
              </w:rPr>
              <w:t xml:space="preserve"> real time yang </w:t>
            </w:r>
            <w:proofErr w:type="spellStart"/>
            <w:r w:rsidRPr="006C42CF">
              <w:rPr>
                <w:rFonts w:ascii="Atkinson Hyperlegible" w:eastAsia="Atkinson Hyperlegible" w:hAnsi="Atkinson Hyperlegible" w:cs="Atkinson Hyperlegible"/>
                <w:color w:val="0000FF"/>
                <w:highlight w:val="white"/>
              </w:rPr>
              <w:t>membina</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dengan</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lengkap</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dari</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segi</w:t>
            </w:r>
            <w:proofErr w:type="spellEnd"/>
            <w:r w:rsidRPr="006C42CF">
              <w:rPr>
                <w:rFonts w:ascii="Atkinson Hyperlegible" w:eastAsia="Atkinson Hyperlegible" w:hAnsi="Atkinson Hyperlegible" w:cs="Atkinson Hyperlegible"/>
                <w:color w:val="0000FF"/>
                <w:highlight w:val="white"/>
              </w:rPr>
              <w:t xml:space="preserve"> grammar, sentence structure, score justification dan juga Cadangan </w:t>
            </w:r>
            <w:proofErr w:type="spellStart"/>
            <w:r w:rsidRPr="006C42CF">
              <w:rPr>
                <w:rFonts w:ascii="Atkinson Hyperlegible" w:eastAsia="Atkinson Hyperlegible" w:hAnsi="Atkinson Hyperlegible" w:cs="Atkinson Hyperlegible"/>
                <w:color w:val="0000FF"/>
                <w:highlight w:val="white"/>
              </w:rPr>
              <w:t>untuk</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penambahbaikan</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esei</w:t>
            </w:r>
            <w:proofErr w:type="spellEnd"/>
            <w:r w:rsidRPr="006C42CF">
              <w:rPr>
                <w:rFonts w:ascii="Atkinson Hyperlegible" w:eastAsia="Atkinson Hyperlegible" w:hAnsi="Atkinson Hyperlegible" w:cs="Atkinson Hyperlegible"/>
                <w:color w:val="0000FF"/>
                <w:highlight w:val="white"/>
              </w:rPr>
              <w:t xml:space="preserve"> pada </w:t>
            </w:r>
            <w:proofErr w:type="spellStart"/>
            <w:r w:rsidRPr="006C42CF">
              <w:rPr>
                <w:rFonts w:ascii="Atkinson Hyperlegible" w:eastAsia="Atkinson Hyperlegible" w:hAnsi="Atkinson Hyperlegible" w:cs="Atkinson Hyperlegible"/>
                <w:color w:val="0000FF"/>
                <w:highlight w:val="white"/>
              </w:rPr>
              <w:t>hari</w:t>
            </w:r>
            <w:proofErr w:type="spellEnd"/>
            <w:r w:rsidRPr="006C42CF">
              <w:rPr>
                <w:rFonts w:ascii="Atkinson Hyperlegible" w:eastAsia="Atkinson Hyperlegible" w:hAnsi="Atkinson Hyperlegible" w:cs="Atkinson Hyperlegible"/>
                <w:color w:val="0000FF"/>
                <w:highlight w:val="white"/>
              </w:rPr>
              <w:t xml:space="preserve"> yang </w:t>
            </w:r>
            <w:proofErr w:type="spellStart"/>
            <w:r w:rsidRPr="006C42CF">
              <w:rPr>
                <w:rFonts w:ascii="Atkinson Hyperlegible" w:eastAsia="Atkinson Hyperlegible" w:hAnsi="Atkinson Hyperlegible" w:cs="Atkinson Hyperlegible"/>
                <w:color w:val="0000FF"/>
                <w:highlight w:val="white"/>
              </w:rPr>
              <w:t>sama</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penghantaran</w:t>
            </w:r>
            <w:proofErr w:type="spellEnd"/>
            <w:r w:rsidRPr="006C42CF">
              <w:rPr>
                <w:rFonts w:ascii="Atkinson Hyperlegible" w:eastAsia="Atkinson Hyperlegible" w:hAnsi="Atkinson Hyperlegible" w:cs="Atkinson Hyperlegible"/>
                <w:color w:val="0000FF"/>
                <w:highlight w:val="white"/>
              </w:rPr>
              <w:t xml:space="preserve"> </w:t>
            </w:r>
            <w:proofErr w:type="spellStart"/>
            <w:r w:rsidRPr="006C42CF">
              <w:rPr>
                <w:rFonts w:ascii="Atkinson Hyperlegible" w:eastAsia="Atkinson Hyperlegible" w:hAnsi="Atkinson Hyperlegible" w:cs="Atkinson Hyperlegible"/>
                <w:color w:val="0000FF"/>
                <w:highlight w:val="white"/>
              </w:rPr>
              <w:t>esei</w:t>
            </w:r>
            <w:proofErr w:type="spellEnd"/>
            <w:r w:rsidRPr="006C42CF">
              <w:rPr>
                <w:rFonts w:ascii="Atkinson Hyperlegible" w:eastAsia="Atkinson Hyperlegible" w:hAnsi="Atkinson Hyperlegible" w:cs="Atkinson Hyperlegible"/>
                <w:color w:val="0000FF"/>
                <w:highlight w:val="white"/>
              </w:rPr>
              <w:t>.</w:t>
            </w:r>
          </w:p>
          <w:p w14:paraId="2C0B5F29" w14:textId="77777777" w:rsidR="002609A7" w:rsidRPr="00F56D45" w:rsidRDefault="002609A7">
            <w:pPr>
              <w:widowControl w:val="0"/>
              <w:spacing w:line="240" w:lineRule="auto"/>
              <w:rPr>
                <w:rFonts w:ascii="Atkinson Hyperlegible" w:eastAsia="Atkinson Hyperlegible" w:hAnsi="Atkinson Hyperlegible" w:cs="Atkinson Hyperlegible"/>
                <w:color w:val="0000FF"/>
                <w:highlight w:val="white"/>
              </w:rPr>
            </w:pPr>
          </w:p>
          <w:p w14:paraId="4B4E633D" w14:textId="77777777" w:rsidR="002609A7" w:rsidRPr="00F56D45" w:rsidRDefault="002609A7">
            <w:pPr>
              <w:widowControl w:val="0"/>
              <w:spacing w:line="240" w:lineRule="auto"/>
              <w:rPr>
                <w:rFonts w:ascii="Atkinson Hyperlegible" w:eastAsia="Atkinson Hyperlegible" w:hAnsi="Atkinson Hyperlegible" w:cs="Atkinson Hyperlegible"/>
                <w:color w:val="0000FF"/>
                <w:highlight w:val="white"/>
              </w:rPr>
            </w:pPr>
          </w:p>
          <w:p w14:paraId="1941EF9B" w14:textId="77777777" w:rsidR="002609A7" w:rsidRPr="00F56D45" w:rsidRDefault="002609A7">
            <w:pPr>
              <w:widowControl w:val="0"/>
              <w:spacing w:line="240" w:lineRule="auto"/>
              <w:rPr>
                <w:rFonts w:ascii="Atkinson Hyperlegible" w:eastAsia="Atkinson Hyperlegible" w:hAnsi="Atkinson Hyperlegible" w:cs="Atkinson Hyperlegible"/>
                <w:color w:val="0000FF"/>
                <w:highlight w:val="white"/>
              </w:rPr>
            </w:pPr>
          </w:p>
          <w:p w14:paraId="1191DBFD" w14:textId="77777777" w:rsidR="002609A7" w:rsidRPr="00F56D45" w:rsidRDefault="002609A7">
            <w:pPr>
              <w:widowControl w:val="0"/>
              <w:spacing w:line="240" w:lineRule="auto"/>
              <w:rPr>
                <w:rFonts w:ascii="Atkinson Hyperlegible" w:eastAsia="Atkinson Hyperlegible" w:hAnsi="Atkinson Hyperlegible" w:cs="Atkinson Hyperlegible"/>
                <w:color w:val="0000FF"/>
                <w:highlight w:val="white"/>
              </w:rPr>
            </w:pPr>
          </w:p>
          <w:p w14:paraId="23B121C0" w14:textId="03EFB721" w:rsidR="002609A7" w:rsidRPr="006C42CF" w:rsidRDefault="00D34159">
            <w:pPr>
              <w:widowControl w:val="0"/>
              <w:spacing w:line="240" w:lineRule="auto"/>
              <w:rPr>
                <w:rFonts w:ascii="Atkinson Hyperlegible" w:eastAsia="Atkinson Hyperlegible" w:hAnsi="Atkinson Hyperlegible" w:cs="Atkinson Hyperlegible"/>
                <w:color w:val="0000FF"/>
                <w:highlight w:val="white"/>
              </w:rPr>
            </w:pPr>
            <w:r w:rsidRPr="006C42CF">
              <w:rPr>
                <w:rFonts w:ascii="Atkinson Hyperlegible" w:eastAsia="Atkinson Hyperlegible" w:hAnsi="Atkinson Hyperlegible" w:cs="Atkinson Hyperlegible"/>
                <w:color w:val="0000FF"/>
                <w:highlight w:val="white"/>
              </w:rPr>
              <w:t>Hasil (</w:t>
            </w:r>
            <w:proofErr w:type="spellStart"/>
            <w:r w:rsidRPr="006C42CF">
              <w:rPr>
                <w:rFonts w:ascii="Atkinson Hyperlegible" w:eastAsia="Atkinson Hyperlegible" w:hAnsi="Atkinson Hyperlegible" w:cs="Atkinson Hyperlegible"/>
                <w:color w:val="0000FF"/>
                <w:highlight w:val="white"/>
              </w:rPr>
              <w:t>isi</w:t>
            </w:r>
            <w:proofErr w:type="spellEnd"/>
            <w:r w:rsidRPr="006C42CF">
              <w:rPr>
                <w:rFonts w:ascii="Atkinson Hyperlegible" w:eastAsia="Atkinson Hyperlegible" w:hAnsi="Atkinson Hyperlegible" w:cs="Atkinson Hyperlegible"/>
                <w:color w:val="0000FF"/>
                <w:highlight w:val="white"/>
              </w:rPr>
              <w:t xml:space="preserve"> pada </w:t>
            </w:r>
            <w:proofErr w:type="spellStart"/>
            <w:r w:rsidRPr="006C42CF">
              <w:rPr>
                <w:rFonts w:ascii="Atkinson Hyperlegible" w:eastAsia="Atkinson Hyperlegible" w:hAnsi="Atkinson Hyperlegible" w:cs="Atkinson Hyperlegible"/>
                <w:color w:val="0000FF"/>
                <w:highlight w:val="white"/>
              </w:rPr>
              <w:t>akhir</w:t>
            </w:r>
            <w:proofErr w:type="spellEnd"/>
            <w:r w:rsidRPr="006C42CF">
              <w:rPr>
                <w:rFonts w:ascii="Atkinson Hyperlegible" w:eastAsia="Atkinson Hyperlegible" w:hAnsi="Atkinson Hyperlegible" w:cs="Atkinson Hyperlegible"/>
                <w:color w:val="0000FF"/>
                <w:highlight w:val="white"/>
              </w:rPr>
              <w:t xml:space="preserve"> program):</w:t>
            </w:r>
            <w:r w:rsidR="00513089" w:rsidRP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Pelajar</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tidak</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lastRenderedPageBreak/>
              <w:t>perlu</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bergantung</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kepada</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pensyarah</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untuk</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menyemak</w:t>
            </w:r>
            <w:proofErr w:type="spellEnd"/>
            <w:r w:rsidR="006C42CF">
              <w:rPr>
                <w:rFonts w:ascii="Atkinson Hyperlegible" w:eastAsia="Atkinson Hyperlegible" w:hAnsi="Atkinson Hyperlegible" w:cs="Atkinson Hyperlegible"/>
                <w:color w:val="0000FF"/>
                <w:highlight w:val="white"/>
              </w:rPr>
              <w:t xml:space="preserve"> dan </w:t>
            </w:r>
            <w:proofErr w:type="spellStart"/>
            <w:r w:rsidR="006C42CF">
              <w:rPr>
                <w:rFonts w:ascii="Atkinson Hyperlegible" w:eastAsia="Atkinson Hyperlegible" w:hAnsi="Atkinson Hyperlegible" w:cs="Atkinson Hyperlegible"/>
                <w:color w:val="0000FF"/>
                <w:highlight w:val="white"/>
              </w:rPr>
              <w:t>memberi</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komen</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bagaimana</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untuk</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membantu</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pelajar</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menghasilkan</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esei</w:t>
            </w:r>
            <w:proofErr w:type="spellEnd"/>
            <w:r w:rsidR="006C42CF">
              <w:rPr>
                <w:rFonts w:ascii="Atkinson Hyperlegible" w:eastAsia="Atkinson Hyperlegible" w:hAnsi="Atkinson Hyperlegible" w:cs="Atkinson Hyperlegible"/>
                <w:color w:val="0000FF"/>
                <w:highlight w:val="white"/>
              </w:rPr>
              <w:t xml:space="preserve"> yang </w:t>
            </w:r>
            <w:proofErr w:type="spellStart"/>
            <w:r w:rsidR="006C42CF">
              <w:rPr>
                <w:rFonts w:ascii="Atkinson Hyperlegible" w:eastAsia="Atkinson Hyperlegible" w:hAnsi="Atkinson Hyperlegible" w:cs="Atkinson Hyperlegible"/>
                <w:color w:val="0000FF"/>
                <w:highlight w:val="white"/>
              </w:rPr>
              <w:t>lebih</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berkualiti</w:t>
            </w:r>
            <w:proofErr w:type="spellEnd"/>
            <w:r w:rsidR="006C42CF">
              <w:rPr>
                <w:rFonts w:ascii="Atkinson Hyperlegible" w:eastAsia="Atkinson Hyperlegible" w:hAnsi="Atkinson Hyperlegible" w:cs="Atkinson Hyperlegible"/>
                <w:color w:val="0000FF"/>
                <w:highlight w:val="white"/>
              </w:rPr>
              <w:t xml:space="preserve"> yang </w:t>
            </w:r>
            <w:proofErr w:type="spellStart"/>
            <w:r w:rsidR="006C42CF">
              <w:rPr>
                <w:rFonts w:ascii="Atkinson Hyperlegible" w:eastAsia="Atkinson Hyperlegible" w:hAnsi="Atkinson Hyperlegible" w:cs="Atkinson Hyperlegible"/>
                <w:color w:val="0000FF"/>
                <w:highlight w:val="white"/>
              </w:rPr>
              <w:t>biasakan</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mengambil</w:t>
            </w:r>
            <w:proofErr w:type="spellEnd"/>
            <w:r w:rsidR="006C42CF">
              <w:rPr>
                <w:rFonts w:ascii="Atkinson Hyperlegible" w:eastAsia="Atkinson Hyperlegible" w:hAnsi="Atkinson Hyperlegible" w:cs="Atkinson Hyperlegible"/>
                <w:color w:val="0000FF"/>
                <w:highlight w:val="white"/>
              </w:rPr>
              <w:t xml:space="preserve"> masa </w:t>
            </w:r>
            <w:proofErr w:type="spellStart"/>
            <w:r w:rsidR="006C42CF">
              <w:rPr>
                <w:rFonts w:ascii="Atkinson Hyperlegible" w:eastAsia="Atkinson Hyperlegible" w:hAnsi="Atkinson Hyperlegible" w:cs="Atkinson Hyperlegible"/>
                <w:color w:val="0000FF"/>
                <w:highlight w:val="white"/>
              </w:rPr>
              <w:t>beberapa</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hari</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Pelajar</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boleh</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belajar</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sendiri</w:t>
            </w:r>
            <w:proofErr w:type="spellEnd"/>
            <w:r w:rsidR="006C42CF" w:rsidRPr="006343CE">
              <w:rPr>
                <w:rFonts w:ascii="Atkinson Hyperlegible" w:eastAsia="Atkinson Hyperlegible" w:hAnsi="Atkinson Hyperlegible" w:cs="Atkinson Hyperlegible"/>
                <w:color w:val="0000FF"/>
                <w:highlight w:val="white"/>
              </w:rPr>
              <w:t xml:space="preserve"> dan </w:t>
            </w:r>
            <w:proofErr w:type="spellStart"/>
            <w:r w:rsidR="006C42CF" w:rsidRPr="006343CE">
              <w:rPr>
                <w:rFonts w:ascii="Atkinson Hyperlegible" w:eastAsia="Atkinson Hyperlegible" w:hAnsi="Atkinson Hyperlegible" w:cs="Atkinson Hyperlegible"/>
                <w:color w:val="0000FF"/>
                <w:highlight w:val="white"/>
              </w:rPr>
              <w:t>membuat</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l</w:t>
            </w:r>
            <w:r w:rsidR="006C42CF" w:rsidRPr="006343CE">
              <w:rPr>
                <w:rFonts w:ascii="Atkinson Hyperlegible" w:eastAsia="Atkinson Hyperlegible" w:hAnsi="Atkinson Hyperlegible" w:cs="Atkinson Hyperlegible"/>
                <w:color w:val="0000FF"/>
                <w:highlight w:val="white"/>
              </w:rPr>
              <w:t>atihan</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penulisan</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esei</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sekerap</w:t>
            </w:r>
            <w:proofErr w:type="spellEnd"/>
            <w:r w:rsidR="006C42CF" w:rsidRPr="006343CE">
              <w:rPr>
                <w:rFonts w:ascii="Atkinson Hyperlegible" w:eastAsia="Atkinson Hyperlegible" w:hAnsi="Atkinson Hyperlegible" w:cs="Atkinson Hyperlegible"/>
                <w:color w:val="0000FF"/>
                <w:highlight w:val="white"/>
              </w:rPr>
              <w:t xml:space="preserve"> yang </w:t>
            </w:r>
            <w:proofErr w:type="spellStart"/>
            <w:r w:rsidR="006C42CF" w:rsidRPr="006343CE">
              <w:rPr>
                <w:rFonts w:ascii="Atkinson Hyperlegible" w:eastAsia="Atkinson Hyperlegible" w:hAnsi="Atkinson Hyperlegible" w:cs="Atkinson Hyperlegible"/>
                <w:color w:val="0000FF"/>
                <w:highlight w:val="white"/>
              </w:rPr>
              <w:t>diingini</w:t>
            </w:r>
            <w:proofErr w:type="spellEnd"/>
            <w:r w:rsidR="006C42CF" w:rsidRPr="006343CE">
              <w:rPr>
                <w:rFonts w:ascii="Atkinson Hyperlegible" w:eastAsia="Atkinson Hyperlegible" w:hAnsi="Atkinson Hyperlegible" w:cs="Atkinson Hyperlegible"/>
                <w:color w:val="0000FF"/>
                <w:highlight w:val="white"/>
              </w:rPr>
              <w:t xml:space="preserve"> </w:t>
            </w:r>
            <w:proofErr w:type="spellStart"/>
            <w:r w:rsidR="006C42CF" w:rsidRPr="006343CE">
              <w:rPr>
                <w:rFonts w:ascii="Atkinson Hyperlegible" w:eastAsia="Atkinson Hyperlegible" w:hAnsi="Atkinson Hyperlegible" w:cs="Atkinson Hyperlegible"/>
                <w:color w:val="0000FF"/>
                <w:highlight w:val="white"/>
              </w:rPr>
              <w:t>de</w:t>
            </w:r>
            <w:r w:rsidR="006C42CF">
              <w:rPr>
                <w:rFonts w:ascii="Atkinson Hyperlegible" w:eastAsia="Atkinson Hyperlegible" w:hAnsi="Atkinson Hyperlegible" w:cs="Atkinson Hyperlegible"/>
                <w:color w:val="0000FF"/>
                <w:highlight w:val="white"/>
              </w:rPr>
              <w:t>ngan</w:t>
            </w:r>
            <w:proofErr w:type="spellEnd"/>
            <w:r w:rsidR="006C42CF">
              <w:rPr>
                <w:rFonts w:ascii="Atkinson Hyperlegible" w:eastAsia="Atkinson Hyperlegible" w:hAnsi="Atkinson Hyperlegible" w:cs="Atkinson Hyperlegible"/>
                <w:color w:val="0000FF"/>
                <w:highlight w:val="white"/>
              </w:rPr>
              <w:t xml:space="preserve"> </w:t>
            </w:r>
            <w:proofErr w:type="spellStart"/>
            <w:r w:rsidR="006C42CF">
              <w:rPr>
                <w:rFonts w:ascii="Atkinson Hyperlegible" w:eastAsia="Atkinson Hyperlegible" w:hAnsi="Atkinson Hyperlegible" w:cs="Atkinson Hyperlegible"/>
                <w:color w:val="0000FF"/>
                <w:highlight w:val="white"/>
              </w:rPr>
              <w:t>komen</w:t>
            </w:r>
            <w:proofErr w:type="spellEnd"/>
            <w:r w:rsidR="006C42CF">
              <w:rPr>
                <w:rFonts w:ascii="Atkinson Hyperlegible" w:eastAsia="Atkinson Hyperlegible" w:hAnsi="Atkinson Hyperlegible" w:cs="Atkinson Hyperlegible"/>
                <w:color w:val="0000FF"/>
                <w:highlight w:val="white"/>
              </w:rPr>
              <w:t xml:space="preserve"> dan Cadangan </w:t>
            </w:r>
            <w:proofErr w:type="spellStart"/>
            <w:r w:rsidR="006C42CF">
              <w:rPr>
                <w:rFonts w:ascii="Atkinson Hyperlegible" w:eastAsia="Atkinson Hyperlegible" w:hAnsi="Atkinson Hyperlegible" w:cs="Atkinson Hyperlegible"/>
                <w:color w:val="0000FF"/>
                <w:highlight w:val="white"/>
              </w:rPr>
              <w:t>penambahbaikan</w:t>
            </w:r>
            <w:proofErr w:type="spellEnd"/>
            <w:r w:rsidR="006C42CF">
              <w:rPr>
                <w:rFonts w:ascii="Atkinson Hyperlegible" w:eastAsia="Atkinson Hyperlegible" w:hAnsi="Atkinson Hyperlegible" w:cs="Atkinson Hyperlegible"/>
                <w:color w:val="0000FF"/>
                <w:highlight w:val="white"/>
              </w:rPr>
              <w:t xml:space="preserve"> yang </w:t>
            </w:r>
            <w:proofErr w:type="spellStart"/>
            <w:r w:rsidR="006C42CF">
              <w:rPr>
                <w:rFonts w:ascii="Atkinson Hyperlegible" w:eastAsia="Atkinson Hyperlegible" w:hAnsi="Atkinson Hyperlegible" w:cs="Atkinson Hyperlegible"/>
                <w:color w:val="0000FF"/>
                <w:highlight w:val="white"/>
              </w:rPr>
              <w:t>spesifik</w:t>
            </w:r>
            <w:proofErr w:type="spellEnd"/>
            <w:r w:rsidR="001B40CA">
              <w:rPr>
                <w:rFonts w:ascii="Atkinson Hyperlegible" w:eastAsia="Atkinson Hyperlegible" w:hAnsi="Atkinson Hyperlegible" w:cs="Atkinson Hyperlegible"/>
                <w:color w:val="0000FF"/>
                <w:highlight w:val="white"/>
              </w:rPr>
              <w:t xml:space="preserve"> </w:t>
            </w:r>
            <w:proofErr w:type="spellStart"/>
            <w:r w:rsidR="001B40CA">
              <w:rPr>
                <w:rFonts w:ascii="Atkinson Hyperlegible" w:eastAsia="Atkinson Hyperlegible" w:hAnsi="Atkinson Hyperlegible" w:cs="Atkinson Hyperlegible"/>
                <w:color w:val="0000FF"/>
                <w:highlight w:val="white"/>
              </w:rPr>
              <w:t>untuk</w:t>
            </w:r>
            <w:proofErr w:type="spellEnd"/>
            <w:r w:rsidR="001B40CA">
              <w:rPr>
                <w:rFonts w:ascii="Atkinson Hyperlegible" w:eastAsia="Atkinson Hyperlegible" w:hAnsi="Atkinson Hyperlegible" w:cs="Atkinson Hyperlegible"/>
                <w:color w:val="0000FF"/>
                <w:highlight w:val="white"/>
              </w:rPr>
              <w:t xml:space="preserve"> </w:t>
            </w:r>
            <w:proofErr w:type="spellStart"/>
            <w:r w:rsidR="001B40CA">
              <w:rPr>
                <w:rFonts w:ascii="Atkinson Hyperlegible" w:eastAsia="Atkinson Hyperlegible" w:hAnsi="Atkinson Hyperlegible" w:cs="Atkinson Hyperlegible"/>
                <w:color w:val="0000FF"/>
                <w:highlight w:val="white"/>
              </w:rPr>
              <w:t>setiap</w:t>
            </w:r>
            <w:proofErr w:type="spellEnd"/>
            <w:r w:rsidR="001B40CA">
              <w:rPr>
                <w:rFonts w:ascii="Atkinson Hyperlegible" w:eastAsia="Atkinson Hyperlegible" w:hAnsi="Atkinson Hyperlegible" w:cs="Atkinson Hyperlegible"/>
                <w:color w:val="0000FF"/>
                <w:highlight w:val="white"/>
              </w:rPr>
              <w:t xml:space="preserve"> </w:t>
            </w:r>
            <w:proofErr w:type="spellStart"/>
            <w:r w:rsidR="001B40CA">
              <w:rPr>
                <w:rFonts w:ascii="Atkinson Hyperlegible" w:eastAsia="Atkinson Hyperlegible" w:hAnsi="Atkinson Hyperlegible" w:cs="Atkinson Hyperlegible"/>
                <w:color w:val="0000FF"/>
                <w:highlight w:val="white"/>
              </w:rPr>
              <w:t>pelajar</w:t>
            </w:r>
            <w:proofErr w:type="spellEnd"/>
            <w:r w:rsidR="001B40CA">
              <w:rPr>
                <w:rFonts w:ascii="Atkinson Hyperlegible" w:eastAsia="Atkinson Hyperlegible" w:hAnsi="Atkinson Hyperlegible" w:cs="Atkinson Hyperlegible"/>
                <w:color w:val="0000FF"/>
                <w:highlight w:val="white"/>
              </w:rPr>
              <w:t>.</w:t>
            </w:r>
          </w:p>
        </w:tc>
        <w:tc>
          <w:tcPr>
            <w:tcW w:w="2787" w:type="dxa"/>
            <w:vMerge w:val="restart"/>
            <w:tcMar>
              <w:top w:w="100" w:type="dxa"/>
              <w:left w:w="100" w:type="dxa"/>
              <w:bottom w:w="100" w:type="dxa"/>
              <w:right w:w="100" w:type="dxa"/>
            </w:tcMar>
          </w:tcPr>
          <w:p w14:paraId="5D687600"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proofErr w:type="spellStart"/>
            <w:r>
              <w:rPr>
                <w:rFonts w:ascii="Atkinson Hyperlegible" w:eastAsia="Atkinson Hyperlegible" w:hAnsi="Atkinson Hyperlegible" w:cs="Atkinson Hyperlegible"/>
                <w:color w:val="0000FF"/>
                <w:highlight w:val="white"/>
              </w:rPr>
              <w:lastRenderedPageBreak/>
              <w:t>Impak</w:t>
            </w:r>
            <w:proofErr w:type="spellEnd"/>
            <w:r>
              <w:rPr>
                <w:rFonts w:ascii="Atkinson Hyperlegible" w:eastAsia="Atkinson Hyperlegible" w:hAnsi="Atkinson Hyperlegible" w:cs="Atkinson Hyperlegible"/>
                <w:color w:val="0000FF"/>
                <w:highlight w:val="white"/>
              </w:rPr>
              <w:t>:</w:t>
            </w:r>
          </w:p>
          <w:p w14:paraId="15798AB2" w14:textId="77777777" w:rsidR="002609A7" w:rsidRDefault="008372A8">
            <w:pPr>
              <w:widowControl w:val="0"/>
              <w:numPr>
                <w:ilvl w:val="0"/>
                <w:numId w:val="4"/>
              </w:numPr>
              <w:spacing w:line="240" w:lineRule="auto"/>
              <w:rPr>
                <w:rFonts w:ascii="Atkinson Hyperlegible" w:eastAsia="Atkinson Hyperlegible" w:hAnsi="Atkinson Hyperlegible" w:cs="Atkinson Hyperlegible"/>
                <w:color w:val="0000FF"/>
                <w:highlight w:val="white"/>
              </w:rPr>
            </w:pPr>
            <w:proofErr w:type="spellStart"/>
            <w:r>
              <w:rPr>
                <w:rFonts w:ascii="Atkinson Hyperlegible" w:eastAsia="Atkinson Hyperlegible" w:hAnsi="Atkinson Hyperlegible" w:cs="Atkinson Hyperlegible"/>
                <w:color w:val="0000FF"/>
                <w:highlight w:val="white"/>
              </w:rPr>
              <w:t>Lebih</w:t>
            </w:r>
            <w:proofErr w:type="spellEnd"/>
            <w:r>
              <w:rPr>
                <w:rFonts w:ascii="Atkinson Hyperlegible" w:eastAsia="Atkinson Hyperlegible" w:hAnsi="Atkinson Hyperlegible" w:cs="Atkinson Hyperlegible"/>
                <w:color w:val="0000FF"/>
                <w:highlight w:val="white"/>
              </w:rPr>
              <w:t xml:space="preserve"> </w:t>
            </w:r>
            <w:proofErr w:type="spellStart"/>
            <w:r>
              <w:rPr>
                <w:rFonts w:ascii="Atkinson Hyperlegible" w:eastAsia="Atkinson Hyperlegible" w:hAnsi="Atkinson Hyperlegible" w:cs="Atkinson Hyperlegible"/>
                <w:color w:val="0000FF"/>
                <w:highlight w:val="white"/>
              </w:rPr>
              <w:t>banyak</w:t>
            </w:r>
            <w:proofErr w:type="spellEnd"/>
            <w:r>
              <w:rPr>
                <w:rFonts w:ascii="Atkinson Hyperlegible" w:eastAsia="Atkinson Hyperlegible" w:hAnsi="Atkinson Hyperlegible" w:cs="Atkinson Hyperlegible"/>
                <w:color w:val="0000FF"/>
                <w:highlight w:val="white"/>
              </w:rPr>
              <w:t xml:space="preserve"> </w:t>
            </w:r>
            <w:proofErr w:type="spellStart"/>
            <w:r>
              <w:rPr>
                <w:rFonts w:ascii="Atkinson Hyperlegible" w:eastAsia="Atkinson Hyperlegible" w:hAnsi="Atkinson Hyperlegible" w:cs="Atkinson Hyperlegible"/>
                <w:color w:val="0000FF"/>
                <w:highlight w:val="white"/>
              </w:rPr>
              <w:t>pelajar</w:t>
            </w:r>
            <w:proofErr w:type="spellEnd"/>
            <w:r>
              <w:rPr>
                <w:rFonts w:ascii="Atkinson Hyperlegible" w:eastAsia="Atkinson Hyperlegible" w:hAnsi="Atkinson Hyperlegible" w:cs="Atkinson Hyperlegible"/>
                <w:color w:val="0000FF"/>
                <w:highlight w:val="white"/>
              </w:rPr>
              <w:t xml:space="preserve"> </w:t>
            </w:r>
            <w:proofErr w:type="spellStart"/>
            <w:r>
              <w:rPr>
                <w:rFonts w:ascii="Atkinson Hyperlegible" w:eastAsia="Atkinson Hyperlegible" w:hAnsi="Atkinson Hyperlegible" w:cs="Atkinson Hyperlegible"/>
                <w:color w:val="0000FF"/>
                <w:highlight w:val="white"/>
              </w:rPr>
              <w:t>memperolehi</w:t>
            </w:r>
            <w:proofErr w:type="spellEnd"/>
            <w:r>
              <w:rPr>
                <w:rFonts w:ascii="Atkinson Hyperlegible" w:eastAsia="Atkinson Hyperlegible" w:hAnsi="Atkinson Hyperlegible" w:cs="Atkinson Hyperlegible"/>
                <w:color w:val="0000FF"/>
                <w:highlight w:val="white"/>
              </w:rPr>
              <w:t xml:space="preserve"> </w:t>
            </w:r>
            <w:proofErr w:type="spellStart"/>
            <w:r>
              <w:rPr>
                <w:rFonts w:ascii="Atkinson Hyperlegible" w:eastAsia="Atkinson Hyperlegible" w:hAnsi="Atkinson Hyperlegible" w:cs="Atkinson Hyperlegible"/>
                <w:color w:val="0000FF"/>
                <w:highlight w:val="white"/>
              </w:rPr>
              <w:t>keputusan</w:t>
            </w:r>
            <w:proofErr w:type="spellEnd"/>
            <w:r>
              <w:rPr>
                <w:rFonts w:ascii="Atkinson Hyperlegible" w:eastAsia="Atkinson Hyperlegible" w:hAnsi="Atkinson Hyperlegible" w:cs="Atkinson Hyperlegible"/>
                <w:color w:val="0000FF"/>
                <w:highlight w:val="white"/>
              </w:rPr>
              <w:t xml:space="preserve"> </w:t>
            </w:r>
            <w:r w:rsidR="00281A25">
              <w:rPr>
                <w:rFonts w:ascii="Atkinson Hyperlegible" w:eastAsia="Atkinson Hyperlegible" w:hAnsi="Atkinson Hyperlegible" w:cs="Atkinson Hyperlegible"/>
                <w:color w:val="0000FF"/>
                <w:highlight w:val="white"/>
              </w:rPr>
              <w:t xml:space="preserve">MUET Band </w:t>
            </w:r>
            <w:r w:rsidR="001E5FD9">
              <w:rPr>
                <w:rFonts w:ascii="Atkinson Hyperlegible" w:eastAsia="Atkinson Hyperlegible" w:hAnsi="Atkinson Hyperlegible" w:cs="Atkinson Hyperlegible"/>
                <w:color w:val="0000FF"/>
                <w:highlight w:val="white"/>
              </w:rPr>
              <w:t>4.5 dan</w:t>
            </w:r>
            <w:r w:rsidR="00281A25">
              <w:rPr>
                <w:rFonts w:ascii="Atkinson Hyperlegible" w:eastAsia="Atkinson Hyperlegible" w:hAnsi="Atkinson Hyperlegible" w:cs="Atkinson Hyperlegible"/>
                <w:color w:val="0000FF"/>
                <w:highlight w:val="white"/>
              </w:rPr>
              <w:t xml:space="preserve"> </w:t>
            </w:r>
            <w:proofErr w:type="spellStart"/>
            <w:r w:rsidR="00281A25">
              <w:rPr>
                <w:rFonts w:ascii="Atkinson Hyperlegible" w:eastAsia="Atkinson Hyperlegible" w:hAnsi="Atkinson Hyperlegible" w:cs="Atkinson Hyperlegible"/>
                <w:color w:val="0000FF"/>
                <w:highlight w:val="white"/>
              </w:rPr>
              <w:t>ke</w:t>
            </w:r>
            <w:proofErr w:type="spellEnd"/>
            <w:r w:rsidR="00281A25">
              <w:rPr>
                <w:rFonts w:ascii="Atkinson Hyperlegible" w:eastAsia="Atkinson Hyperlegible" w:hAnsi="Atkinson Hyperlegible" w:cs="Atkinson Hyperlegible"/>
                <w:color w:val="0000FF"/>
                <w:highlight w:val="white"/>
              </w:rPr>
              <w:t xml:space="preserve"> </w:t>
            </w:r>
            <w:proofErr w:type="spellStart"/>
            <w:r w:rsidR="00281A25">
              <w:rPr>
                <w:rFonts w:ascii="Atkinson Hyperlegible" w:eastAsia="Atkinson Hyperlegible" w:hAnsi="Atkinson Hyperlegible" w:cs="Atkinson Hyperlegible"/>
                <w:color w:val="0000FF"/>
                <w:highlight w:val="white"/>
              </w:rPr>
              <w:t>atas</w:t>
            </w:r>
            <w:proofErr w:type="spellEnd"/>
            <w:r>
              <w:rPr>
                <w:rFonts w:ascii="Atkinson Hyperlegible" w:eastAsia="Atkinson Hyperlegible" w:hAnsi="Atkinson Hyperlegible" w:cs="Atkinson Hyperlegible"/>
                <w:color w:val="0000FF"/>
                <w:highlight w:val="white"/>
              </w:rPr>
              <w:t xml:space="preserve"> </w:t>
            </w:r>
          </w:p>
          <w:p w14:paraId="0B83C122" w14:textId="2B9D588C" w:rsidR="005F4A31" w:rsidRPr="004835F7" w:rsidRDefault="005F4A31">
            <w:pPr>
              <w:widowControl w:val="0"/>
              <w:numPr>
                <w:ilvl w:val="0"/>
                <w:numId w:val="4"/>
              </w:numPr>
              <w:spacing w:line="240" w:lineRule="auto"/>
              <w:rPr>
                <w:rFonts w:ascii="Atkinson Hyperlegible" w:eastAsia="Atkinson Hyperlegible" w:hAnsi="Atkinson Hyperlegible" w:cs="Atkinson Hyperlegible"/>
                <w:color w:val="0000FF"/>
                <w:highlight w:val="white"/>
                <w:lang w:val="fi-FI"/>
              </w:rPr>
            </w:pPr>
            <w:r w:rsidRPr="004835F7">
              <w:rPr>
                <w:rFonts w:ascii="Atkinson Hyperlegible" w:eastAsia="Atkinson Hyperlegible" w:hAnsi="Atkinson Hyperlegible" w:cs="Atkinson Hyperlegible"/>
                <w:color w:val="0000FF"/>
                <w:highlight w:val="white"/>
                <w:lang w:val="fi-FI"/>
              </w:rPr>
              <w:t xml:space="preserve">Berjaya ditawarkan kursus STEM </w:t>
            </w:r>
            <w:r w:rsidR="004835F7" w:rsidRPr="004835F7">
              <w:rPr>
                <w:rFonts w:ascii="Atkinson Hyperlegible" w:eastAsia="Atkinson Hyperlegible" w:hAnsi="Atkinson Hyperlegible" w:cs="Atkinson Hyperlegible"/>
                <w:color w:val="0000FF"/>
                <w:highlight w:val="white"/>
                <w:lang w:val="fi-FI"/>
              </w:rPr>
              <w:t>d</w:t>
            </w:r>
            <w:r w:rsidR="004835F7">
              <w:rPr>
                <w:rFonts w:ascii="Atkinson Hyperlegible" w:eastAsia="Atkinson Hyperlegible" w:hAnsi="Atkinson Hyperlegible" w:cs="Atkinson Hyperlegible"/>
                <w:color w:val="0000FF"/>
                <w:highlight w:val="white"/>
                <w:lang w:val="fi-FI"/>
              </w:rPr>
              <w:t>i universiti</w:t>
            </w:r>
          </w:p>
        </w:tc>
      </w:tr>
      <w:tr w:rsidR="002609A7" w:rsidRPr="005731C0" w14:paraId="158E5C6B" w14:textId="77777777">
        <w:trPr>
          <w:trHeight w:val="1035"/>
        </w:trPr>
        <w:tc>
          <w:tcPr>
            <w:tcW w:w="2787" w:type="dxa"/>
            <w:vMerge/>
            <w:tcMar>
              <w:top w:w="100" w:type="dxa"/>
              <w:left w:w="100" w:type="dxa"/>
              <w:bottom w:w="100" w:type="dxa"/>
              <w:right w:w="100" w:type="dxa"/>
            </w:tcMar>
          </w:tcPr>
          <w:p w14:paraId="657DEA1F" w14:textId="77777777" w:rsidR="002609A7" w:rsidRPr="004835F7" w:rsidRDefault="002609A7">
            <w:pPr>
              <w:widowControl w:val="0"/>
              <w:spacing w:line="240" w:lineRule="auto"/>
              <w:rPr>
                <w:rFonts w:ascii="Montserrat" w:eastAsia="Montserrat" w:hAnsi="Montserrat" w:cs="Montserrat"/>
                <w:b/>
                <w:bCs/>
                <w:sz w:val="20"/>
                <w:szCs w:val="20"/>
                <w:highlight w:val="white"/>
                <w:lang w:val="fi-FI"/>
              </w:rPr>
            </w:pPr>
          </w:p>
        </w:tc>
        <w:tc>
          <w:tcPr>
            <w:tcW w:w="2787" w:type="dxa"/>
            <w:shd w:val="clear" w:color="auto" w:fill="FCE5CD"/>
            <w:tcMar>
              <w:top w:w="100" w:type="dxa"/>
              <w:left w:w="100" w:type="dxa"/>
              <w:bottom w:w="100" w:type="dxa"/>
              <w:right w:w="100" w:type="dxa"/>
            </w:tcMar>
          </w:tcPr>
          <w:p w14:paraId="2A8BA3F2" w14:textId="272BE7A4" w:rsidR="002609A7" w:rsidRPr="003D4013" w:rsidRDefault="00D34159">
            <w:pPr>
              <w:widowControl w:val="0"/>
              <w:spacing w:line="240" w:lineRule="auto"/>
              <w:rPr>
                <w:rFonts w:ascii="Atkinson Hyperlegible" w:eastAsia="Atkinson Hyperlegible" w:hAnsi="Atkinson Hyperlegible" w:cs="Atkinson Hyperlegible"/>
                <w:color w:val="B45F06"/>
                <w:lang w:val="fi-FI"/>
              </w:rPr>
            </w:pPr>
            <w:r w:rsidRPr="003D4013">
              <w:rPr>
                <w:rFonts w:ascii="Atkinson Hyperlegible" w:eastAsia="Atkinson Hyperlegible" w:hAnsi="Atkinson Hyperlegible" w:cs="Atkinson Hyperlegible"/>
                <w:color w:val="B45F06"/>
                <w:lang w:val="fi-FI"/>
              </w:rPr>
              <w:t>Aktiviti 2:</w:t>
            </w:r>
            <w:r w:rsidR="00AF27F6" w:rsidRPr="003D4013">
              <w:rPr>
                <w:rFonts w:ascii="Atkinson Hyperlegible" w:eastAsia="Atkinson Hyperlegible" w:hAnsi="Atkinson Hyperlegible" w:cs="Atkinson Hyperlegible"/>
                <w:color w:val="B45F06"/>
                <w:lang w:val="fi-FI"/>
              </w:rPr>
              <w:t xml:space="preserve"> </w:t>
            </w:r>
            <w:r w:rsidR="003D4013" w:rsidRPr="003D4013">
              <w:rPr>
                <w:rFonts w:ascii="Atkinson Hyperlegible" w:eastAsia="Atkinson Hyperlegible" w:hAnsi="Atkinson Hyperlegible" w:cs="Atkinson Hyperlegible"/>
                <w:color w:val="B45F06"/>
                <w:lang w:val="fi-FI"/>
              </w:rPr>
              <w:t>40 pelajar menggunakan soalan E</w:t>
            </w:r>
            <w:r w:rsidR="003D4013">
              <w:rPr>
                <w:rFonts w:ascii="Atkinson Hyperlegible" w:eastAsia="Atkinson Hyperlegible" w:hAnsi="Atkinson Hyperlegible" w:cs="Atkinson Hyperlegible"/>
                <w:color w:val="B45F06"/>
                <w:lang w:val="fi-FI"/>
              </w:rPr>
              <w:t xml:space="preserve">sei MUET Sesi </w:t>
            </w:r>
            <w:r w:rsidR="00DE617A">
              <w:rPr>
                <w:rFonts w:ascii="Atkinson Hyperlegible" w:eastAsia="Atkinson Hyperlegible" w:hAnsi="Atkinson Hyperlegible" w:cs="Atkinson Hyperlegible"/>
                <w:color w:val="B45F06"/>
                <w:lang w:val="fi-FI"/>
              </w:rPr>
              <w:t>3</w:t>
            </w:r>
            <w:r w:rsidR="00334EB7">
              <w:rPr>
                <w:rFonts w:ascii="Atkinson Hyperlegible" w:eastAsia="Atkinson Hyperlegible" w:hAnsi="Atkinson Hyperlegible" w:cs="Atkinson Hyperlegible"/>
                <w:color w:val="B45F06"/>
                <w:lang w:val="fi-FI"/>
              </w:rPr>
              <w:t xml:space="preserve"> 2024/2025 dalam masa 1 jam </w:t>
            </w:r>
            <w:r w:rsidR="00152C0A">
              <w:rPr>
                <w:rFonts w:ascii="Atkinson Hyperlegible" w:eastAsia="Atkinson Hyperlegible" w:hAnsi="Atkinson Hyperlegible" w:cs="Atkinson Hyperlegible"/>
                <w:color w:val="B45F06"/>
                <w:lang w:val="fi-FI"/>
              </w:rPr>
              <w:t>15</w:t>
            </w:r>
            <w:r w:rsidR="00334EB7">
              <w:rPr>
                <w:rFonts w:ascii="Atkinson Hyperlegible" w:eastAsia="Atkinson Hyperlegible" w:hAnsi="Atkinson Hyperlegible" w:cs="Atkinson Hyperlegible"/>
                <w:color w:val="B45F06"/>
                <w:lang w:val="fi-FI"/>
              </w:rPr>
              <w:t xml:space="preserve"> minit</w:t>
            </w:r>
            <w:r w:rsidR="00152C0A">
              <w:rPr>
                <w:rFonts w:ascii="Atkinson Hyperlegible" w:eastAsia="Atkinson Hyperlegible" w:hAnsi="Atkinson Hyperlegible" w:cs="Atkinson Hyperlegible"/>
                <w:color w:val="B45F06"/>
                <w:lang w:val="fi-FI"/>
              </w:rPr>
              <w:t xml:space="preserve"> seperti masa Ujian sebenar</w:t>
            </w:r>
            <w:r w:rsidR="005731C0">
              <w:rPr>
                <w:rFonts w:ascii="Atkinson Hyperlegible" w:eastAsia="Atkinson Hyperlegible" w:hAnsi="Atkinson Hyperlegible" w:cs="Atkinson Hyperlegible"/>
                <w:color w:val="B45F06"/>
                <w:lang w:val="fi-FI"/>
              </w:rPr>
              <w:t xml:space="preserve">. Selepas itu, pelajar menggunakan </w:t>
            </w:r>
            <w:r w:rsidR="005731C0">
              <w:rPr>
                <w:rFonts w:ascii="Atkinson Hyperlegible" w:eastAsia="Atkinson Hyperlegible" w:hAnsi="Atkinson Hyperlegible" w:cs="Atkinson Hyperlegible"/>
                <w:color w:val="B45F06"/>
                <w:lang w:val="fi-FI"/>
              </w:rPr>
              <w:lastRenderedPageBreak/>
              <w:t>Google Lens untuk menu</w:t>
            </w:r>
            <w:r w:rsidR="00A34B76">
              <w:rPr>
                <w:rFonts w:ascii="Atkinson Hyperlegible" w:eastAsia="Atkinson Hyperlegible" w:hAnsi="Atkinson Hyperlegible" w:cs="Atkinson Hyperlegible"/>
                <w:color w:val="B45F06"/>
                <w:lang w:val="fi-FI"/>
              </w:rPr>
              <w:t>kar esei yang ditulis tangan ke digital untuk disemak oleh Chatgpt dengan menggunakan prompt yang diberi</w:t>
            </w:r>
            <w:r w:rsidR="003F51EB">
              <w:rPr>
                <w:rFonts w:ascii="Atkinson Hyperlegible" w:eastAsia="Atkinson Hyperlegible" w:hAnsi="Atkinson Hyperlegible" w:cs="Atkinson Hyperlegible"/>
                <w:color w:val="B45F06"/>
                <w:lang w:val="fi-FI"/>
              </w:rPr>
              <w:t xml:space="preserve"> seperti Aktiviti 1</w:t>
            </w:r>
          </w:p>
          <w:p w14:paraId="4A1D37FB" w14:textId="77777777" w:rsidR="002609A7" w:rsidRPr="003D4013" w:rsidRDefault="002609A7">
            <w:pPr>
              <w:widowControl w:val="0"/>
              <w:spacing w:line="240" w:lineRule="auto"/>
              <w:rPr>
                <w:rFonts w:ascii="Atkinson Hyperlegible" w:eastAsia="Atkinson Hyperlegible" w:hAnsi="Atkinson Hyperlegible" w:cs="Atkinson Hyperlegible"/>
                <w:color w:val="B45F06"/>
                <w:lang w:val="fi-FI"/>
              </w:rPr>
            </w:pPr>
          </w:p>
          <w:p w14:paraId="5DF97372" w14:textId="77777777" w:rsidR="002609A7" w:rsidRPr="003D4013" w:rsidRDefault="002609A7">
            <w:pPr>
              <w:widowControl w:val="0"/>
              <w:spacing w:line="240" w:lineRule="auto"/>
              <w:rPr>
                <w:rFonts w:ascii="Atkinson Hyperlegible" w:eastAsia="Atkinson Hyperlegible" w:hAnsi="Atkinson Hyperlegible" w:cs="Atkinson Hyperlegible"/>
                <w:color w:val="B45F06"/>
                <w:lang w:val="fi-FI"/>
              </w:rPr>
            </w:pPr>
          </w:p>
          <w:p w14:paraId="45CEBF65" w14:textId="77777777" w:rsidR="002609A7" w:rsidRPr="00A34B76" w:rsidRDefault="00D34159">
            <w:pPr>
              <w:widowControl w:val="0"/>
              <w:spacing w:line="240" w:lineRule="auto"/>
              <w:rPr>
                <w:rFonts w:ascii="Atkinson Hyperlegible" w:eastAsia="Atkinson Hyperlegible" w:hAnsi="Atkinson Hyperlegible" w:cs="Atkinson Hyperlegible"/>
                <w:color w:val="B45F06"/>
                <w:lang w:val="fi-FI"/>
              </w:rPr>
            </w:pPr>
            <w:r w:rsidRPr="00A34B76">
              <w:rPr>
                <w:rFonts w:ascii="Atkinson Hyperlegible" w:eastAsia="Atkinson Hyperlegible" w:hAnsi="Atkinson Hyperlegible" w:cs="Atkinson Hyperlegible"/>
                <w:color w:val="B45F06"/>
                <w:lang w:val="fi-FI"/>
              </w:rPr>
              <w:t>Hasil:</w:t>
            </w:r>
          </w:p>
          <w:p w14:paraId="27915D82" w14:textId="77777777" w:rsidR="002609A7" w:rsidRPr="00A34B76" w:rsidRDefault="002609A7">
            <w:pPr>
              <w:widowControl w:val="0"/>
              <w:spacing w:line="240" w:lineRule="auto"/>
              <w:rPr>
                <w:rFonts w:ascii="Atkinson Hyperlegible" w:eastAsia="Atkinson Hyperlegible" w:hAnsi="Atkinson Hyperlegible" w:cs="Atkinson Hyperlegible"/>
                <w:color w:val="B45F06"/>
                <w:lang w:val="fi-FI"/>
              </w:rPr>
            </w:pPr>
          </w:p>
        </w:tc>
        <w:tc>
          <w:tcPr>
            <w:tcW w:w="2787" w:type="dxa"/>
            <w:shd w:val="clear" w:color="auto" w:fill="FCE5CD"/>
            <w:tcMar>
              <w:top w:w="100" w:type="dxa"/>
              <w:left w:w="100" w:type="dxa"/>
              <w:bottom w:w="100" w:type="dxa"/>
              <w:right w:w="100" w:type="dxa"/>
            </w:tcMar>
          </w:tcPr>
          <w:p w14:paraId="0EBD1993" w14:textId="77777777" w:rsidR="002609A7" w:rsidRPr="005731C0" w:rsidRDefault="00D34159">
            <w:pPr>
              <w:widowControl w:val="0"/>
              <w:spacing w:line="240" w:lineRule="auto"/>
              <w:rPr>
                <w:rFonts w:ascii="Atkinson Hyperlegible" w:eastAsia="Atkinson Hyperlegible" w:hAnsi="Atkinson Hyperlegible" w:cs="Atkinson Hyperlegible"/>
                <w:color w:val="B45F06"/>
                <w:lang w:val="fi-FI"/>
              </w:rPr>
            </w:pPr>
            <w:r w:rsidRPr="005731C0">
              <w:rPr>
                <w:rFonts w:ascii="Atkinson Hyperlegible" w:eastAsia="Atkinson Hyperlegible" w:hAnsi="Atkinson Hyperlegible" w:cs="Atkinson Hyperlegible"/>
                <w:color w:val="B45F06"/>
                <w:lang w:val="fi-FI"/>
              </w:rPr>
              <w:lastRenderedPageBreak/>
              <w:t>Output Aktiviti 2:</w:t>
            </w:r>
          </w:p>
          <w:p w14:paraId="078ACB9C" w14:textId="38810D33" w:rsidR="002609A7" w:rsidRPr="00F97125" w:rsidRDefault="005731C0">
            <w:pPr>
              <w:widowControl w:val="0"/>
              <w:spacing w:line="240" w:lineRule="auto"/>
              <w:rPr>
                <w:rFonts w:ascii="Atkinson Hyperlegible" w:eastAsia="Atkinson Hyperlegible" w:hAnsi="Atkinson Hyperlegible" w:cs="Atkinson Hyperlegible"/>
                <w:color w:val="B45F06"/>
                <w:lang w:val="fi-FI"/>
              </w:rPr>
            </w:pPr>
            <w:r w:rsidRPr="00F97125">
              <w:rPr>
                <w:rFonts w:ascii="Atkinson Hyperlegible" w:eastAsia="Atkinson Hyperlegible" w:hAnsi="Atkinson Hyperlegible" w:cs="Atkinson Hyperlegible"/>
                <w:color w:val="B45F06"/>
                <w:lang w:val="fi-FI"/>
              </w:rPr>
              <w:t>100 % pelajar menghantar esei</w:t>
            </w:r>
            <w:r w:rsidR="003F51EB" w:rsidRPr="00F97125">
              <w:rPr>
                <w:rFonts w:ascii="Atkinson Hyperlegible" w:eastAsia="Atkinson Hyperlegible" w:hAnsi="Atkinson Hyperlegible" w:cs="Atkinson Hyperlegible"/>
                <w:color w:val="B45F06"/>
                <w:lang w:val="fi-FI"/>
              </w:rPr>
              <w:t xml:space="preserve"> yang ditulis dengan tangan dan </w:t>
            </w:r>
            <w:r w:rsidR="00F97125" w:rsidRPr="00F97125">
              <w:rPr>
                <w:rFonts w:ascii="Atkinson Hyperlegible" w:eastAsia="Atkinson Hyperlegible" w:hAnsi="Atkinson Hyperlegible" w:cs="Atkinson Hyperlegible"/>
                <w:color w:val="B45F06"/>
                <w:lang w:val="fi-FI"/>
              </w:rPr>
              <w:t>b</w:t>
            </w:r>
            <w:r w:rsidR="003F51EB" w:rsidRPr="00F97125">
              <w:rPr>
                <w:rFonts w:ascii="Atkinson Hyperlegible" w:eastAsia="Atkinson Hyperlegible" w:hAnsi="Atkinson Hyperlegible" w:cs="Atkinson Hyperlegible"/>
                <w:color w:val="B45F06"/>
                <w:lang w:val="fi-FI"/>
              </w:rPr>
              <w:t>erjaya mendapat realtime feedback serta merta</w:t>
            </w:r>
            <w:r w:rsidR="00F97125" w:rsidRPr="00F97125">
              <w:rPr>
                <w:rFonts w:ascii="Atkinson Hyperlegible" w:eastAsia="Atkinson Hyperlegible" w:hAnsi="Atkinson Hyperlegible" w:cs="Atkinson Hyperlegible"/>
                <w:color w:val="B45F06"/>
                <w:lang w:val="fi-FI"/>
              </w:rPr>
              <w:t xml:space="preserve"> sebelum kelas berakhir </w:t>
            </w:r>
            <w:r w:rsidR="00F97125" w:rsidRPr="00F97125">
              <w:rPr>
                <w:rFonts w:ascii="Atkinson Hyperlegible" w:eastAsia="Atkinson Hyperlegible" w:hAnsi="Atkinson Hyperlegible" w:cs="Atkinson Hyperlegible"/>
                <w:color w:val="B45F06"/>
                <w:lang w:val="fi-FI"/>
              </w:rPr>
              <w:lastRenderedPageBreak/>
              <w:t>dengan mengguna</w:t>
            </w:r>
            <w:r w:rsidR="00F97125">
              <w:rPr>
                <w:rFonts w:ascii="Atkinson Hyperlegible" w:eastAsia="Atkinson Hyperlegible" w:hAnsi="Atkinson Hyperlegible" w:cs="Atkinson Hyperlegible"/>
                <w:color w:val="B45F06"/>
                <w:lang w:val="fi-FI"/>
              </w:rPr>
              <w:t>kan aplikasi chatgpt</w:t>
            </w:r>
            <w:r w:rsidR="00F97125" w:rsidRPr="00F97125">
              <w:rPr>
                <w:rFonts w:ascii="Atkinson Hyperlegible" w:eastAsia="Atkinson Hyperlegible" w:hAnsi="Atkinson Hyperlegible" w:cs="Atkinson Hyperlegible"/>
                <w:color w:val="B45F06"/>
                <w:lang w:val="fi-FI"/>
              </w:rPr>
              <w:t>. (2 jam kelas)</w:t>
            </w:r>
            <w:r w:rsidR="003F51EB" w:rsidRPr="00F97125">
              <w:rPr>
                <w:rFonts w:ascii="Atkinson Hyperlegible" w:eastAsia="Atkinson Hyperlegible" w:hAnsi="Atkinson Hyperlegible" w:cs="Atkinson Hyperlegible"/>
                <w:color w:val="B45F06"/>
                <w:lang w:val="fi-FI"/>
              </w:rPr>
              <w:t xml:space="preserve"> </w:t>
            </w:r>
          </w:p>
          <w:p w14:paraId="72B1E3C7" w14:textId="77777777" w:rsidR="002609A7" w:rsidRPr="00F97125" w:rsidRDefault="002609A7">
            <w:pPr>
              <w:widowControl w:val="0"/>
              <w:spacing w:line="240" w:lineRule="auto"/>
              <w:rPr>
                <w:rFonts w:ascii="Atkinson Hyperlegible" w:eastAsia="Atkinson Hyperlegible" w:hAnsi="Atkinson Hyperlegible" w:cs="Atkinson Hyperlegible"/>
                <w:color w:val="B45F06"/>
                <w:lang w:val="fi-FI"/>
              </w:rPr>
            </w:pPr>
          </w:p>
          <w:p w14:paraId="2D7C4DC5" w14:textId="77777777" w:rsidR="002609A7" w:rsidRPr="005731C0" w:rsidRDefault="00D34159">
            <w:pPr>
              <w:widowControl w:val="0"/>
              <w:spacing w:line="240" w:lineRule="auto"/>
              <w:rPr>
                <w:rFonts w:ascii="Atkinson Hyperlegible" w:eastAsia="Atkinson Hyperlegible" w:hAnsi="Atkinson Hyperlegible" w:cs="Atkinson Hyperlegible"/>
                <w:color w:val="B45F06"/>
                <w:lang w:val="fi-FI"/>
              </w:rPr>
            </w:pPr>
            <w:r w:rsidRPr="005731C0">
              <w:rPr>
                <w:rFonts w:ascii="Atkinson Hyperlegible" w:eastAsia="Atkinson Hyperlegible" w:hAnsi="Atkinson Hyperlegible" w:cs="Atkinson Hyperlegible"/>
                <w:color w:val="B45F06"/>
                <w:lang w:val="fi-FI"/>
              </w:rPr>
              <w:t>Hasil:</w:t>
            </w:r>
          </w:p>
          <w:p w14:paraId="14C03771" w14:textId="77777777" w:rsidR="002609A7" w:rsidRPr="005731C0" w:rsidRDefault="002609A7">
            <w:pPr>
              <w:widowControl w:val="0"/>
              <w:spacing w:line="240" w:lineRule="auto"/>
              <w:rPr>
                <w:rFonts w:ascii="Atkinson Hyperlegible" w:eastAsia="Atkinson Hyperlegible" w:hAnsi="Atkinson Hyperlegible" w:cs="Atkinson Hyperlegible"/>
                <w:color w:val="B45F06"/>
                <w:lang w:val="fi-FI"/>
              </w:rPr>
            </w:pPr>
          </w:p>
        </w:tc>
        <w:tc>
          <w:tcPr>
            <w:tcW w:w="2787" w:type="dxa"/>
            <w:vMerge/>
            <w:tcMar>
              <w:top w:w="100" w:type="dxa"/>
              <w:left w:w="100" w:type="dxa"/>
              <w:bottom w:w="100" w:type="dxa"/>
              <w:right w:w="100" w:type="dxa"/>
            </w:tcMar>
          </w:tcPr>
          <w:p w14:paraId="2D1B985C" w14:textId="77777777" w:rsidR="002609A7" w:rsidRPr="005731C0" w:rsidRDefault="002609A7">
            <w:pPr>
              <w:widowControl w:val="0"/>
              <w:spacing w:line="240" w:lineRule="auto"/>
              <w:rPr>
                <w:rFonts w:ascii="Montserrat" w:eastAsia="Montserrat" w:hAnsi="Montserrat" w:cs="Montserrat"/>
                <w:b/>
                <w:bCs/>
                <w:sz w:val="20"/>
                <w:szCs w:val="20"/>
                <w:lang w:val="fi-FI"/>
              </w:rPr>
            </w:pPr>
          </w:p>
        </w:tc>
        <w:tc>
          <w:tcPr>
            <w:tcW w:w="2787" w:type="dxa"/>
            <w:vMerge/>
            <w:tcMar>
              <w:top w:w="100" w:type="dxa"/>
              <w:left w:w="100" w:type="dxa"/>
              <w:bottom w:w="100" w:type="dxa"/>
              <w:right w:w="100" w:type="dxa"/>
            </w:tcMar>
          </w:tcPr>
          <w:p w14:paraId="16B0BEA4" w14:textId="77777777" w:rsidR="002609A7" w:rsidRPr="005731C0" w:rsidRDefault="002609A7">
            <w:pPr>
              <w:widowControl w:val="0"/>
              <w:spacing w:line="240" w:lineRule="auto"/>
              <w:rPr>
                <w:rFonts w:ascii="Montserrat" w:eastAsia="Montserrat" w:hAnsi="Montserrat" w:cs="Montserrat"/>
                <w:b/>
                <w:bCs/>
                <w:sz w:val="20"/>
                <w:szCs w:val="20"/>
                <w:lang w:val="fi-FI"/>
              </w:rPr>
            </w:pPr>
          </w:p>
        </w:tc>
      </w:tr>
      <w:tr w:rsidR="002609A7" w14:paraId="4EF420B6" w14:textId="77777777">
        <w:trPr>
          <w:trHeight w:val="855"/>
        </w:trPr>
        <w:tc>
          <w:tcPr>
            <w:tcW w:w="2787" w:type="dxa"/>
            <w:vMerge/>
            <w:tcMar>
              <w:top w:w="100" w:type="dxa"/>
              <w:left w:w="100" w:type="dxa"/>
              <w:bottom w:w="100" w:type="dxa"/>
              <w:right w:w="100" w:type="dxa"/>
            </w:tcMar>
          </w:tcPr>
          <w:p w14:paraId="117C2940" w14:textId="77777777" w:rsidR="002609A7" w:rsidRPr="005731C0" w:rsidRDefault="002609A7">
            <w:pPr>
              <w:widowControl w:val="0"/>
              <w:spacing w:line="240" w:lineRule="auto"/>
              <w:rPr>
                <w:rFonts w:ascii="Montserrat" w:eastAsia="Montserrat" w:hAnsi="Montserrat" w:cs="Montserrat"/>
                <w:b/>
                <w:bCs/>
                <w:sz w:val="20"/>
                <w:szCs w:val="20"/>
                <w:highlight w:val="white"/>
                <w:lang w:val="fi-FI"/>
              </w:rPr>
            </w:pPr>
          </w:p>
        </w:tc>
        <w:tc>
          <w:tcPr>
            <w:tcW w:w="2787" w:type="dxa"/>
            <w:shd w:val="clear" w:color="auto" w:fill="EAD1DC"/>
            <w:tcMar>
              <w:top w:w="100" w:type="dxa"/>
              <w:left w:w="100" w:type="dxa"/>
              <w:bottom w:w="100" w:type="dxa"/>
              <w:right w:w="100" w:type="dxa"/>
            </w:tcMar>
          </w:tcPr>
          <w:p w14:paraId="5B8BD69B" w14:textId="52772ADE" w:rsidR="00F97125" w:rsidRPr="003D4013" w:rsidRDefault="00D34159" w:rsidP="00F97125">
            <w:pPr>
              <w:widowControl w:val="0"/>
              <w:spacing w:line="240" w:lineRule="auto"/>
              <w:rPr>
                <w:rFonts w:ascii="Atkinson Hyperlegible" w:eastAsia="Atkinson Hyperlegible" w:hAnsi="Atkinson Hyperlegible" w:cs="Atkinson Hyperlegible"/>
                <w:color w:val="B45F06"/>
                <w:lang w:val="fi-FI"/>
              </w:rPr>
            </w:pPr>
            <w:r w:rsidRPr="00F97125">
              <w:rPr>
                <w:rFonts w:ascii="Atkinson Hyperlegible" w:eastAsia="Atkinson Hyperlegible" w:hAnsi="Atkinson Hyperlegible" w:cs="Atkinson Hyperlegible"/>
                <w:color w:val="9900FF"/>
                <w:lang w:val="fi-FI"/>
              </w:rPr>
              <w:t>Aktiviti 3:</w:t>
            </w:r>
            <w:r w:rsidR="00F97125" w:rsidRPr="00F97125">
              <w:rPr>
                <w:rFonts w:ascii="Atkinson Hyperlegible" w:eastAsia="Atkinson Hyperlegible" w:hAnsi="Atkinson Hyperlegible" w:cs="Atkinson Hyperlegible"/>
                <w:color w:val="9900FF"/>
                <w:lang w:val="fi-FI"/>
              </w:rPr>
              <w:t xml:space="preserve"> </w:t>
            </w:r>
            <w:r w:rsidR="00F97125" w:rsidRPr="003D4013">
              <w:rPr>
                <w:rFonts w:ascii="Atkinson Hyperlegible" w:eastAsia="Atkinson Hyperlegible" w:hAnsi="Atkinson Hyperlegible" w:cs="Atkinson Hyperlegible"/>
                <w:color w:val="B45F06"/>
                <w:lang w:val="fi-FI"/>
              </w:rPr>
              <w:t>40 pelajar menggunakan soalan E</w:t>
            </w:r>
            <w:r w:rsidR="00F97125">
              <w:rPr>
                <w:rFonts w:ascii="Atkinson Hyperlegible" w:eastAsia="Atkinson Hyperlegible" w:hAnsi="Atkinson Hyperlegible" w:cs="Atkinson Hyperlegible"/>
                <w:color w:val="B45F06"/>
                <w:lang w:val="fi-FI"/>
              </w:rPr>
              <w:t xml:space="preserve">sei MUET Sesi </w:t>
            </w:r>
            <w:r w:rsidR="00DE617A">
              <w:rPr>
                <w:rFonts w:ascii="Atkinson Hyperlegible" w:eastAsia="Atkinson Hyperlegible" w:hAnsi="Atkinson Hyperlegible" w:cs="Atkinson Hyperlegible"/>
                <w:color w:val="B45F06"/>
                <w:lang w:val="fi-FI"/>
              </w:rPr>
              <w:t>2</w:t>
            </w:r>
            <w:r w:rsidR="00F97125">
              <w:rPr>
                <w:rFonts w:ascii="Atkinson Hyperlegible" w:eastAsia="Atkinson Hyperlegible" w:hAnsi="Atkinson Hyperlegible" w:cs="Atkinson Hyperlegible"/>
                <w:color w:val="B45F06"/>
                <w:lang w:val="fi-FI"/>
              </w:rPr>
              <w:t xml:space="preserve"> 202</w:t>
            </w:r>
            <w:r w:rsidR="00DE617A">
              <w:rPr>
                <w:rFonts w:ascii="Atkinson Hyperlegible" w:eastAsia="Atkinson Hyperlegible" w:hAnsi="Atkinson Hyperlegible" w:cs="Atkinson Hyperlegible"/>
                <w:color w:val="B45F06"/>
                <w:lang w:val="fi-FI"/>
              </w:rPr>
              <w:t>5</w:t>
            </w:r>
            <w:r w:rsidR="00F97125">
              <w:rPr>
                <w:rFonts w:ascii="Atkinson Hyperlegible" w:eastAsia="Atkinson Hyperlegible" w:hAnsi="Atkinson Hyperlegible" w:cs="Atkinson Hyperlegible"/>
                <w:color w:val="B45F06"/>
                <w:lang w:val="fi-FI"/>
              </w:rPr>
              <w:t>/202</w:t>
            </w:r>
            <w:r w:rsidR="00DE617A">
              <w:rPr>
                <w:rFonts w:ascii="Atkinson Hyperlegible" w:eastAsia="Atkinson Hyperlegible" w:hAnsi="Atkinson Hyperlegible" w:cs="Atkinson Hyperlegible"/>
                <w:color w:val="B45F06"/>
                <w:lang w:val="fi-FI"/>
              </w:rPr>
              <w:t>6</w:t>
            </w:r>
            <w:r w:rsidR="00F97125">
              <w:rPr>
                <w:rFonts w:ascii="Atkinson Hyperlegible" w:eastAsia="Atkinson Hyperlegible" w:hAnsi="Atkinson Hyperlegible" w:cs="Atkinson Hyperlegible"/>
                <w:color w:val="B45F06"/>
                <w:lang w:val="fi-FI"/>
              </w:rPr>
              <w:t xml:space="preserve"> dalam masa 1 jam 15 minit seperti masa Ujian sebenar. Selepas itu, pelajar menggunakan Google Lens untuk menukar esei yang ditulis tangan ke digital untuk disemak oleh Chatgpt dengan menggunakan prompt yang diberi seperti Aktiviti 1</w:t>
            </w:r>
          </w:p>
          <w:p w14:paraId="63472E73" w14:textId="1EB4D539" w:rsidR="002609A7" w:rsidRPr="00F97125" w:rsidRDefault="002609A7">
            <w:pPr>
              <w:widowControl w:val="0"/>
              <w:spacing w:line="240" w:lineRule="auto"/>
              <w:rPr>
                <w:rFonts w:ascii="Atkinson Hyperlegible" w:eastAsia="Atkinson Hyperlegible" w:hAnsi="Atkinson Hyperlegible" w:cs="Atkinson Hyperlegible"/>
                <w:color w:val="9900FF"/>
                <w:lang w:val="fi-FI"/>
              </w:rPr>
            </w:pPr>
          </w:p>
          <w:p w14:paraId="3CCDE671" w14:textId="77777777" w:rsidR="002609A7" w:rsidRPr="00F97125" w:rsidRDefault="002609A7">
            <w:pPr>
              <w:widowControl w:val="0"/>
              <w:spacing w:line="240" w:lineRule="auto"/>
              <w:rPr>
                <w:rFonts w:ascii="Atkinson Hyperlegible" w:eastAsia="Atkinson Hyperlegible" w:hAnsi="Atkinson Hyperlegible" w:cs="Atkinson Hyperlegible"/>
                <w:color w:val="9900FF"/>
                <w:lang w:val="fi-FI"/>
              </w:rPr>
            </w:pPr>
          </w:p>
          <w:p w14:paraId="420E4FC6" w14:textId="77777777" w:rsidR="002609A7" w:rsidRPr="00F97125" w:rsidRDefault="002609A7">
            <w:pPr>
              <w:widowControl w:val="0"/>
              <w:spacing w:line="240" w:lineRule="auto"/>
              <w:rPr>
                <w:rFonts w:ascii="Atkinson Hyperlegible" w:eastAsia="Atkinson Hyperlegible" w:hAnsi="Atkinson Hyperlegible" w:cs="Atkinson Hyperlegible"/>
                <w:color w:val="9900FF"/>
                <w:lang w:val="fi-FI"/>
              </w:rPr>
            </w:pPr>
          </w:p>
          <w:p w14:paraId="3A1726C9" w14:textId="77777777" w:rsidR="002609A7" w:rsidRDefault="00D34159">
            <w:pPr>
              <w:widowControl w:val="0"/>
              <w:spacing w:line="240" w:lineRule="auto"/>
              <w:rPr>
                <w:rFonts w:ascii="Atkinson Hyperlegible" w:eastAsia="Atkinson Hyperlegible" w:hAnsi="Atkinson Hyperlegible" w:cs="Atkinson Hyperlegible"/>
                <w:color w:val="9900FF"/>
              </w:rPr>
            </w:pPr>
            <w:r>
              <w:rPr>
                <w:rFonts w:ascii="Atkinson Hyperlegible" w:eastAsia="Atkinson Hyperlegible" w:hAnsi="Atkinson Hyperlegible" w:cs="Atkinson Hyperlegible"/>
                <w:color w:val="9900FF"/>
              </w:rPr>
              <w:t>Hasil:</w:t>
            </w:r>
          </w:p>
          <w:p w14:paraId="2537CE47" w14:textId="77777777" w:rsidR="002609A7" w:rsidRDefault="002609A7">
            <w:pPr>
              <w:widowControl w:val="0"/>
              <w:spacing w:line="240" w:lineRule="auto"/>
              <w:rPr>
                <w:rFonts w:ascii="Atkinson Hyperlegible" w:eastAsia="Atkinson Hyperlegible" w:hAnsi="Atkinson Hyperlegible" w:cs="Atkinson Hyperlegible"/>
                <w:color w:val="9900FF"/>
              </w:rPr>
            </w:pPr>
          </w:p>
        </w:tc>
        <w:tc>
          <w:tcPr>
            <w:tcW w:w="2787" w:type="dxa"/>
            <w:shd w:val="clear" w:color="auto" w:fill="EAD1DC"/>
            <w:tcMar>
              <w:top w:w="100" w:type="dxa"/>
              <w:left w:w="100" w:type="dxa"/>
              <w:bottom w:w="100" w:type="dxa"/>
              <w:right w:w="100" w:type="dxa"/>
            </w:tcMar>
          </w:tcPr>
          <w:p w14:paraId="68F14ACA" w14:textId="77777777" w:rsidR="002609A7" w:rsidRDefault="00D34159">
            <w:pPr>
              <w:widowControl w:val="0"/>
              <w:spacing w:line="240" w:lineRule="auto"/>
              <w:rPr>
                <w:rFonts w:ascii="Atkinson Hyperlegible" w:eastAsia="Atkinson Hyperlegible" w:hAnsi="Atkinson Hyperlegible" w:cs="Atkinson Hyperlegible"/>
                <w:color w:val="9900FF"/>
              </w:rPr>
            </w:pPr>
            <w:r>
              <w:rPr>
                <w:rFonts w:ascii="Atkinson Hyperlegible" w:eastAsia="Atkinson Hyperlegible" w:hAnsi="Atkinson Hyperlegible" w:cs="Atkinson Hyperlegible"/>
                <w:color w:val="9900FF"/>
              </w:rPr>
              <w:t xml:space="preserve">Output </w:t>
            </w:r>
            <w:proofErr w:type="spellStart"/>
            <w:r>
              <w:rPr>
                <w:rFonts w:ascii="Atkinson Hyperlegible" w:eastAsia="Atkinson Hyperlegible" w:hAnsi="Atkinson Hyperlegible" w:cs="Atkinson Hyperlegible"/>
                <w:color w:val="9900FF"/>
              </w:rPr>
              <w:t>Aktiviti</w:t>
            </w:r>
            <w:proofErr w:type="spellEnd"/>
            <w:r>
              <w:rPr>
                <w:rFonts w:ascii="Atkinson Hyperlegible" w:eastAsia="Atkinson Hyperlegible" w:hAnsi="Atkinson Hyperlegible" w:cs="Atkinson Hyperlegible"/>
                <w:color w:val="9900FF"/>
              </w:rPr>
              <w:t xml:space="preserve"> 3:</w:t>
            </w:r>
          </w:p>
          <w:p w14:paraId="1971B32C" w14:textId="77777777" w:rsidR="00011A31" w:rsidRPr="00F97125" w:rsidRDefault="00011A31" w:rsidP="00011A31">
            <w:pPr>
              <w:widowControl w:val="0"/>
              <w:spacing w:line="240" w:lineRule="auto"/>
              <w:rPr>
                <w:rFonts w:ascii="Atkinson Hyperlegible" w:eastAsia="Atkinson Hyperlegible" w:hAnsi="Atkinson Hyperlegible" w:cs="Atkinson Hyperlegible"/>
                <w:color w:val="B45F06"/>
                <w:lang w:val="fi-FI"/>
              </w:rPr>
            </w:pPr>
            <w:r w:rsidRPr="00011A31">
              <w:rPr>
                <w:rFonts w:ascii="Atkinson Hyperlegible" w:eastAsia="Atkinson Hyperlegible" w:hAnsi="Atkinson Hyperlegible" w:cs="Atkinson Hyperlegible"/>
                <w:color w:val="B45F06"/>
              </w:rPr>
              <w:t xml:space="preserve">100 % </w:t>
            </w:r>
            <w:proofErr w:type="spellStart"/>
            <w:r w:rsidRPr="00011A31">
              <w:rPr>
                <w:rFonts w:ascii="Atkinson Hyperlegible" w:eastAsia="Atkinson Hyperlegible" w:hAnsi="Atkinson Hyperlegible" w:cs="Atkinson Hyperlegible"/>
                <w:color w:val="B45F06"/>
              </w:rPr>
              <w:t>pelajar</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menghantar</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esei</w:t>
            </w:r>
            <w:proofErr w:type="spellEnd"/>
            <w:r w:rsidRPr="00011A31">
              <w:rPr>
                <w:rFonts w:ascii="Atkinson Hyperlegible" w:eastAsia="Atkinson Hyperlegible" w:hAnsi="Atkinson Hyperlegible" w:cs="Atkinson Hyperlegible"/>
                <w:color w:val="B45F06"/>
              </w:rPr>
              <w:t xml:space="preserve"> yang </w:t>
            </w:r>
            <w:proofErr w:type="spellStart"/>
            <w:r w:rsidRPr="00011A31">
              <w:rPr>
                <w:rFonts w:ascii="Atkinson Hyperlegible" w:eastAsia="Atkinson Hyperlegible" w:hAnsi="Atkinson Hyperlegible" w:cs="Atkinson Hyperlegible"/>
                <w:color w:val="B45F06"/>
              </w:rPr>
              <w:t>ditulis</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dengan</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tangan</w:t>
            </w:r>
            <w:proofErr w:type="spellEnd"/>
            <w:r w:rsidRPr="00011A31">
              <w:rPr>
                <w:rFonts w:ascii="Atkinson Hyperlegible" w:eastAsia="Atkinson Hyperlegible" w:hAnsi="Atkinson Hyperlegible" w:cs="Atkinson Hyperlegible"/>
                <w:color w:val="B45F06"/>
              </w:rPr>
              <w:t xml:space="preserve"> dan </w:t>
            </w:r>
            <w:proofErr w:type="spellStart"/>
            <w:r w:rsidRPr="00011A31">
              <w:rPr>
                <w:rFonts w:ascii="Atkinson Hyperlegible" w:eastAsia="Atkinson Hyperlegible" w:hAnsi="Atkinson Hyperlegible" w:cs="Atkinson Hyperlegible"/>
                <w:color w:val="B45F06"/>
              </w:rPr>
              <w:t>berjaya</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mendapat</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realtime</w:t>
            </w:r>
            <w:proofErr w:type="spellEnd"/>
            <w:r w:rsidRPr="00011A31">
              <w:rPr>
                <w:rFonts w:ascii="Atkinson Hyperlegible" w:eastAsia="Atkinson Hyperlegible" w:hAnsi="Atkinson Hyperlegible" w:cs="Atkinson Hyperlegible"/>
                <w:color w:val="B45F06"/>
              </w:rPr>
              <w:t xml:space="preserve"> feedback </w:t>
            </w:r>
            <w:proofErr w:type="spellStart"/>
            <w:r w:rsidRPr="00011A31">
              <w:rPr>
                <w:rFonts w:ascii="Atkinson Hyperlegible" w:eastAsia="Atkinson Hyperlegible" w:hAnsi="Atkinson Hyperlegible" w:cs="Atkinson Hyperlegible"/>
                <w:color w:val="B45F06"/>
              </w:rPr>
              <w:t>serta</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merta</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sebelum</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kelas</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berakhir</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dengan</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menggunakan</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aplikasi</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chatgpt</w:t>
            </w:r>
            <w:proofErr w:type="spellEnd"/>
            <w:r w:rsidRPr="00011A31">
              <w:rPr>
                <w:rFonts w:ascii="Atkinson Hyperlegible" w:eastAsia="Atkinson Hyperlegible" w:hAnsi="Atkinson Hyperlegible" w:cs="Atkinson Hyperlegible"/>
                <w:color w:val="B45F06"/>
              </w:rPr>
              <w:t xml:space="preserve">. </w:t>
            </w:r>
            <w:r w:rsidRPr="00F97125">
              <w:rPr>
                <w:rFonts w:ascii="Atkinson Hyperlegible" w:eastAsia="Atkinson Hyperlegible" w:hAnsi="Atkinson Hyperlegible" w:cs="Atkinson Hyperlegible"/>
                <w:color w:val="B45F06"/>
                <w:lang w:val="fi-FI"/>
              </w:rPr>
              <w:t xml:space="preserve">(2 jam kelas) </w:t>
            </w:r>
          </w:p>
          <w:p w14:paraId="0BCF0ECA" w14:textId="77777777" w:rsidR="002609A7" w:rsidRDefault="002609A7">
            <w:pPr>
              <w:widowControl w:val="0"/>
              <w:spacing w:line="240" w:lineRule="auto"/>
              <w:rPr>
                <w:rFonts w:ascii="Atkinson Hyperlegible" w:eastAsia="Atkinson Hyperlegible" w:hAnsi="Atkinson Hyperlegible" w:cs="Atkinson Hyperlegible"/>
                <w:color w:val="9900FF"/>
              </w:rPr>
            </w:pPr>
          </w:p>
          <w:p w14:paraId="217701F9" w14:textId="77777777" w:rsidR="002609A7" w:rsidRDefault="002609A7">
            <w:pPr>
              <w:widowControl w:val="0"/>
              <w:spacing w:line="240" w:lineRule="auto"/>
              <w:rPr>
                <w:rFonts w:ascii="Atkinson Hyperlegible" w:eastAsia="Atkinson Hyperlegible" w:hAnsi="Atkinson Hyperlegible" w:cs="Atkinson Hyperlegible"/>
                <w:color w:val="9900FF"/>
              </w:rPr>
            </w:pPr>
          </w:p>
          <w:p w14:paraId="6D9375D6" w14:textId="77777777" w:rsidR="002609A7" w:rsidRDefault="00D34159">
            <w:pPr>
              <w:widowControl w:val="0"/>
              <w:spacing w:line="240" w:lineRule="auto"/>
              <w:rPr>
                <w:rFonts w:ascii="Atkinson Hyperlegible" w:eastAsia="Atkinson Hyperlegible" w:hAnsi="Atkinson Hyperlegible" w:cs="Atkinson Hyperlegible"/>
                <w:color w:val="9900FF"/>
              </w:rPr>
            </w:pPr>
            <w:r>
              <w:rPr>
                <w:rFonts w:ascii="Atkinson Hyperlegible" w:eastAsia="Atkinson Hyperlegible" w:hAnsi="Atkinson Hyperlegible" w:cs="Atkinson Hyperlegible"/>
                <w:color w:val="9900FF"/>
              </w:rPr>
              <w:t>Hasil:</w:t>
            </w:r>
          </w:p>
        </w:tc>
        <w:tc>
          <w:tcPr>
            <w:tcW w:w="2787" w:type="dxa"/>
            <w:vMerge/>
            <w:tcMar>
              <w:top w:w="100" w:type="dxa"/>
              <w:left w:w="100" w:type="dxa"/>
              <w:bottom w:w="100" w:type="dxa"/>
              <w:right w:w="100" w:type="dxa"/>
            </w:tcMar>
          </w:tcPr>
          <w:p w14:paraId="4D1C7E6A" w14:textId="77777777" w:rsidR="002609A7" w:rsidRDefault="002609A7">
            <w:pPr>
              <w:widowControl w:val="0"/>
              <w:spacing w:line="240" w:lineRule="auto"/>
              <w:rPr>
                <w:rFonts w:ascii="Montserrat" w:eastAsia="Montserrat" w:hAnsi="Montserrat" w:cs="Montserrat"/>
                <w:b/>
                <w:bCs/>
                <w:sz w:val="20"/>
                <w:szCs w:val="20"/>
              </w:rPr>
            </w:pPr>
          </w:p>
        </w:tc>
        <w:tc>
          <w:tcPr>
            <w:tcW w:w="2787" w:type="dxa"/>
            <w:vMerge/>
            <w:tcMar>
              <w:top w:w="100" w:type="dxa"/>
              <w:left w:w="100" w:type="dxa"/>
              <w:bottom w:w="100" w:type="dxa"/>
              <w:right w:w="100" w:type="dxa"/>
            </w:tcMar>
          </w:tcPr>
          <w:p w14:paraId="592A8318" w14:textId="77777777" w:rsidR="002609A7" w:rsidRDefault="002609A7">
            <w:pPr>
              <w:widowControl w:val="0"/>
              <w:spacing w:line="240" w:lineRule="auto"/>
              <w:rPr>
                <w:rFonts w:ascii="Montserrat" w:eastAsia="Montserrat" w:hAnsi="Montserrat" w:cs="Montserrat"/>
                <w:b/>
                <w:bCs/>
                <w:sz w:val="20"/>
                <w:szCs w:val="20"/>
              </w:rPr>
            </w:pPr>
          </w:p>
        </w:tc>
      </w:tr>
      <w:tr w:rsidR="002609A7" w14:paraId="6E4D7A98" w14:textId="77777777">
        <w:trPr>
          <w:trHeight w:val="1681"/>
        </w:trPr>
        <w:tc>
          <w:tcPr>
            <w:tcW w:w="2787" w:type="dxa"/>
            <w:vMerge/>
            <w:tcMar>
              <w:top w:w="100" w:type="dxa"/>
              <w:left w:w="100" w:type="dxa"/>
              <w:bottom w:w="100" w:type="dxa"/>
              <w:right w:w="100" w:type="dxa"/>
            </w:tcMar>
          </w:tcPr>
          <w:p w14:paraId="0697BCAA" w14:textId="77777777" w:rsidR="002609A7" w:rsidRDefault="002609A7">
            <w:pPr>
              <w:widowControl w:val="0"/>
              <w:spacing w:line="240" w:lineRule="auto"/>
              <w:rPr>
                <w:rFonts w:ascii="Montserrat" w:eastAsia="Montserrat" w:hAnsi="Montserrat" w:cs="Montserrat"/>
                <w:b/>
                <w:bCs/>
                <w:sz w:val="20"/>
                <w:szCs w:val="20"/>
                <w:highlight w:val="white"/>
              </w:rPr>
            </w:pPr>
          </w:p>
        </w:tc>
        <w:tc>
          <w:tcPr>
            <w:tcW w:w="2787" w:type="dxa"/>
            <w:shd w:val="clear" w:color="auto" w:fill="CFE2F3"/>
            <w:tcMar>
              <w:top w:w="100" w:type="dxa"/>
              <w:left w:w="100" w:type="dxa"/>
              <w:bottom w:w="100" w:type="dxa"/>
              <w:right w:w="100" w:type="dxa"/>
            </w:tcMar>
          </w:tcPr>
          <w:p w14:paraId="7BA6EE06" w14:textId="25E565BE" w:rsidR="00011A31" w:rsidRPr="00274A47" w:rsidRDefault="00D34159" w:rsidP="00011A31">
            <w:pPr>
              <w:widowControl w:val="0"/>
              <w:spacing w:line="240" w:lineRule="auto"/>
              <w:rPr>
                <w:rFonts w:ascii="Atkinson Hyperlegible" w:eastAsia="Atkinson Hyperlegible" w:hAnsi="Atkinson Hyperlegible" w:cs="Atkinson Hyperlegible"/>
                <w:color w:val="B45F06"/>
              </w:rPr>
            </w:pPr>
            <w:proofErr w:type="spellStart"/>
            <w:r w:rsidRPr="00274A47">
              <w:rPr>
                <w:rFonts w:ascii="Atkinson Hyperlegible" w:eastAsia="Atkinson Hyperlegible" w:hAnsi="Atkinson Hyperlegible" w:cs="Atkinson Hyperlegible"/>
                <w:color w:val="0000FF"/>
              </w:rPr>
              <w:t>Aktiviti</w:t>
            </w:r>
            <w:proofErr w:type="spellEnd"/>
            <w:r w:rsidRPr="00274A47">
              <w:rPr>
                <w:rFonts w:ascii="Atkinson Hyperlegible" w:eastAsia="Atkinson Hyperlegible" w:hAnsi="Atkinson Hyperlegible" w:cs="Atkinson Hyperlegible"/>
                <w:color w:val="0000FF"/>
              </w:rPr>
              <w:t xml:space="preserve"> 4:</w:t>
            </w:r>
            <w:r w:rsidR="00011A31" w:rsidRPr="00274A47">
              <w:rPr>
                <w:rFonts w:ascii="Atkinson Hyperlegible" w:eastAsia="Atkinson Hyperlegible" w:hAnsi="Atkinson Hyperlegible" w:cs="Atkinson Hyperlegible"/>
                <w:color w:val="0000FF"/>
              </w:rPr>
              <w:t xml:space="preserve"> </w:t>
            </w:r>
            <w:r w:rsidR="00011A31" w:rsidRPr="00274A47">
              <w:rPr>
                <w:rFonts w:ascii="Atkinson Hyperlegible" w:eastAsia="Atkinson Hyperlegible" w:hAnsi="Atkinson Hyperlegible" w:cs="Atkinson Hyperlegible"/>
                <w:color w:val="B45F06"/>
              </w:rPr>
              <w:t xml:space="preserve">40 </w:t>
            </w:r>
            <w:proofErr w:type="spellStart"/>
            <w:r w:rsidR="00011A31" w:rsidRPr="00274A47">
              <w:rPr>
                <w:rFonts w:ascii="Atkinson Hyperlegible" w:eastAsia="Atkinson Hyperlegible" w:hAnsi="Atkinson Hyperlegible" w:cs="Atkinson Hyperlegible"/>
                <w:color w:val="B45F06"/>
              </w:rPr>
              <w:t>pelajar</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menggunakan</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soalan</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Esei</w:t>
            </w:r>
            <w:proofErr w:type="spellEnd"/>
            <w:r w:rsidR="00011A31" w:rsidRPr="00274A47">
              <w:rPr>
                <w:rFonts w:ascii="Atkinson Hyperlegible" w:eastAsia="Atkinson Hyperlegible" w:hAnsi="Atkinson Hyperlegible" w:cs="Atkinson Hyperlegible"/>
                <w:color w:val="B45F06"/>
              </w:rPr>
              <w:t xml:space="preserve"> MUET Sesi 3 2025/2026 </w:t>
            </w:r>
            <w:r w:rsidR="00274A47">
              <w:rPr>
                <w:rFonts w:ascii="Atkinson Hyperlegible" w:eastAsia="Atkinson Hyperlegible" w:hAnsi="Atkinson Hyperlegible" w:cs="Atkinson Hyperlegible"/>
                <w:color w:val="B45F06"/>
              </w:rPr>
              <w:t>(</w:t>
            </w:r>
            <w:proofErr w:type="spellStart"/>
            <w:r w:rsidR="00274A47">
              <w:rPr>
                <w:rFonts w:ascii="Atkinson Hyperlegible" w:eastAsia="Atkinson Hyperlegible" w:hAnsi="Atkinson Hyperlegible" w:cs="Atkinson Hyperlegible"/>
                <w:color w:val="B45F06"/>
              </w:rPr>
              <w:t>Kertas</w:t>
            </w:r>
            <w:proofErr w:type="spellEnd"/>
            <w:r w:rsidR="00274A47">
              <w:rPr>
                <w:rFonts w:ascii="Atkinson Hyperlegible" w:eastAsia="Atkinson Hyperlegible" w:hAnsi="Atkinson Hyperlegible" w:cs="Atkinson Hyperlegible"/>
                <w:color w:val="B45F06"/>
              </w:rPr>
              <w:t xml:space="preserve"> </w:t>
            </w:r>
            <w:proofErr w:type="spellStart"/>
            <w:r w:rsidR="00274A47">
              <w:rPr>
                <w:rFonts w:ascii="Atkinson Hyperlegible" w:eastAsia="Atkinson Hyperlegible" w:hAnsi="Atkinson Hyperlegible" w:cs="Atkinson Hyperlegible"/>
                <w:color w:val="B45F06"/>
              </w:rPr>
              <w:t>Ujian</w:t>
            </w:r>
            <w:proofErr w:type="spellEnd"/>
            <w:r w:rsidR="00274A47">
              <w:rPr>
                <w:rFonts w:ascii="Atkinson Hyperlegible" w:eastAsia="Atkinson Hyperlegible" w:hAnsi="Atkinson Hyperlegible" w:cs="Atkinson Hyperlegible"/>
                <w:color w:val="B45F06"/>
              </w:rPr>
              <w:t xml:space="preserve"> </w:t>
            </w:r>
            <w:proofErr w:type="spellStart"/>
            <w:r w:rsidR="00274A47">
              <w:rPr>
                <w:rFonts w:ascii="Atkinson Hyperlegible" w:eastAsia="Atkinson Hyperlegible" w:hAnsi="Atkinson Hyperlegible" w:cs="Atkinson Hyperlegible"/>
                <w:color w:val="B45F06"/>
              </w:rPr>
              <w:t>Sebenar</w:t>
            </w:r>
            <w:proofErr w:type="spellEnd"/>
            <w:r w:rsidR="00274A47">
              <w:rPr>
                <w:rFonts w:ascii="Atkinson Hyperlegible" w:eastAsia="Atkinson Hyperlegible" w:hAnsi="Atkinson Hyperlegible" w:cs="Atkinson Hyperlegible"/>
                <w:color w:val="B45F06"/>
              </w:rPr>
              <w:t xml:space="preserve"> yang </w:t>
            </w:r>
            <w:proofErr w:type="spellStart"/>
            <w:r w:rsidR="00274A47">
              <w:rPr>
                <w:rFonts w:ascii="Atkinson Hyperlegible" w:eastAsia="Atkinson Hyperlegible" w:hAnsi="Atkinson Hyperlegible" w:cs="Atkinson Hyperlegible"/>
                <w:color w:val="B45F06"/>
              </w:rPr>
              <w:t>diduduki</w:t>
            </w:r>
            <w:proofErr w:type="spellEnd"/>
            <w:r w:rsidR="00274A47">
              <w:rPr>
                <w:rFonts w:ascii="Atkinson Hyperlegible" w:eastAsia="Atkinson Hyperlegible" w:hAnsi="Atkinson Hyperlegible" w:cs="Atkinson Hyperlegible"/>
                <w:color w:val="B45F06"/>
              </w:rPr>
              <w:t xml:space="preserve"> oleh </w:t>
            </w:r>
            <w:proofErr w:type="spellStart"/>
            <w:r w:rsidR="00274A47">
              <w:rPr>
                <w:rFonts w:ascii="Atkinson Hyperlegible" w:eastAsia="Atkinson Hyperlegible" w:hAnsi="Atkinson Hyperlegible" w:cs="Atkinson Hyperlegible"/>
                <w:color w:val="B45F06"/>
              </w:rPr>
              <w:t>pelajar</w:t>
            </w:r>
            <w:proofErr w:type="spellEnd"/>
            <w:r w:rsid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dalam</w:t>
            </w:r>
            <w:proofErr w:type="spellEnd"/>
            <w:r w:rsidR="00011A31" w:rsidRPr="00274A47">
              <w:rPr>
                <w:rFonts w:ascii="Atkinson Hyperlegible" w:eastAsia="Atkinson Hyperlegible" w:hAnsi="Atkinson Hyperlegible" w:cs="Atkinson Hyperlegible"/>
                <w:color w:val="B45F06"/>
              </w:rPr>
              <w:t xml:space="preserve"> masa 1 jam 15 </w:t>
            </w:r>
            <w:proofErr w:type="spellStart"/>
            <w:r w:rsidR="00011A31" w:rsidRPr="00274A47">
              <w:rPr>
                <w:rFonts w:ascii="Atkinson Hyperlegible" w:eastAsia="Atkinson Hyperlegible" w:hAnsi="Atkinson Hyperlegible" w:cs="Atkinson Hyperlegible"/>
                <w:color w:val="B45F06"/>
              </w:rPr>
              <w:t>minit</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seperti</w:t>
            </w:r>
            <w:proofErr w:type="spellEnd"/>
            <w:r w:rsidR="00011A31" w:rsidRPr="00274A47">
              <w:rPr>
                <w:rFonts w:ascii="Atkinson Hyperlegible" w:eastAsia="Atkinson Hyperlegible" w:hAnsi="Atkinson Hyperlegible" w:cs="Atkinson Hyperlegible"/>
                <w:color w:val="B45F06"/>
              </w:rPr>
              <w:t xml:space="preserve"> masa </w:t>
            </w:r>
            <w:proofErr w:type="spellStart"/>
            <w:r w:rsidR="00011A31" w:rsidRPr="00274A47">
              <w:rPr>
                <w:rFonts w:ascii="Atkinson Hyperlegible" w:eastAsia="Atkinson Hyperlegible" w:hAnsi="Atkinson Hyperlegible" w:cs="Atkinson Hyperlegible"/>
                <w:color w:val="B45F06"/>
              </w:rPr>
              <w:t>Ujian</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sebenar</w:t>
            </w:r>
            <w:proofErr w:type="spellEnd"/>
            <w:r w:rsidR="00274A47">
              <w:rPr>
                <w:rFonts w:ascii="Atkinson Hyperlegible" w:eastAsia="Atkinson Hyperlegible" w:hAnsi="Atkinson Hyperlegible" w:cs="Atkinson Hyperlegible"/>
                <w:color w:val="B45F06"/>
              </w:rPr>
              <w:t xml:space="preserve"> </w:t>
            </w:r>
            <w:proofErr w:type="spellStart"/>
            <w:r w:rsidR="00274A47">
              <w:rPr>
                <w:rFonts w:ascii="Atkinson Hyperlegible" w:eastAsia="Atkinson Hyperlegible" w:hAnsi="Atkinson Hyperlegible" w:cs="Atkinson Hyperlegible"/>
                <w:color w:val="B45F06"/>
              </w:rPr>
              <w:t>selepas</w:t>
            </w:r>
            <w:proofErr w:type="spellEnd"/>
            <w:r w:rsidR="00274A47">
              <w:rPr>
                <w:rFonts w:ascii="Atkinson Hyperlegible" w:eastAsia="Atkinson Hyperlegible" w:hAnsi="Atkinson Hyperlegible" w:cs="Atkinson Hyperlegible"/>
                <w:color w:val="B45F06"/>
              </w:rPr>
              <w:t xml:space="preserve"> 2 </w:t>
            </w:r>
            <w:proofErr w:type="spellStart"/>
            <w:r w:rsidR="00274A47">
              <w:rPr>
                <w:rFonts w:ascii="Atkinson Hyperlegible" w:eastAsia="Atkinson Hyperlegible" w:hAnsi="Atkinson Hyperlegible" w:cs="Atkinson Hyperlegible"/>
                <w:color w:val="B45F06"/>
              </w:rPr>
              <w:t>hari</w:t>
            </w:r>
            <w:proofErr w:type="spellEnd"/>
            <w:r w:rsidR="00274A47">
              <w:rPr>
                <w:rFonts w:ascii="Atkinson Hyperlegible" w:eastAsia="Atkinson Hyperlegible" w:hAnsi="Atkinson Hyperlegible" w:cs="Atkinson Hyperlegible"/>
                <w:color w:val="B45F06"/>
              </w:rPr>
              <w:t xml:space="preserve"> </w:t>
            </w:r>
            <w:proofErr w:type="spellStart"/>
            <w:r w:rsidR="00274A47">
              <w:rPr>
                <w:rFonts w:ascii="Atkinson Hyperlegible" w:eastAsia="Atkinson Hyperlegible" w:hAnsi="Atkinson Hyperlegible" w:cs="Atkinson Hyperlegible"/>
                <w:color w:val="B45F06"/>
              </w:rPr>
              <w:t>peperiksaan</w:t>
            </w:r>
            <w:proofErr w:type="spellEnd"/>
            <w:r w:rsid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Selepas</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itu</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pelajar</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menggunakan</w:t>
            </w:r>
            <w:proofErr w:type="spellEnd"/>
            <w:r w:rsidR="00011A31" w:rsidRPr="00274A47">
              <w:rPr>
                <w:rFonts w:ascii="Atkinson Hyperlegible" w:eastAsia="Atkinson Hyperlegible" w:hAnsi="Atkinson Hyperlegible" w:cs="Atkinson Hyperlegible"/>
                <w:color w:val="B45F06"/>
              </w:rPr>
              <w:t xml:space="preserve"> Google Lens </w:t>
            </w:r>
            <w:proofErr w:type="spellStart"/>
            <w:r w:rsidR="00011A31" w:rsidRPr="00274A47">
              <w:rPr>
                <w:rFonts w:ascii="Atkinson Hyperlegible" w:eastAsia="Atkinson Hyperlegible" w:hAnsi="Atkinson Hyperlegible" w:cs="Atkinson Hyperlegible"/>
                <w:color w:val="B45F06"/>
              </w:rPr>
              <w:t>untuk</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menukar</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esei</w:t>
            </w:r>
            <w:proofErr w:type="spellEnd"/>
            <w:r w:rsidR="00011A31" w:rsidRPr="00274A47">
              <w:rPr>
                <w:rFonts w:ascii="Atkinson Hyperlegible" w:eastAsia="Atkinson Hyperlegible" w:hAnsi="Atkinson Hyperlegible" w:cs="Atkinson Hyperlegible"/>
                <w:color w:val="B45F06"/>
              </w:rPr>
              <w:t xml:space="preserve"> yang </w:t>
            </w:r>
            <w:proofErr w:type="spellStart"/>
            <w:r w:rsidR="00011A31" w:rsidRPr="00274A47">
              <w:rPr>
                <w:rFonts w:ascii="Atkinson Hyperlegible" w:eastAsia="Atkinson Hyperlegible" w:hAnsi="Atkinson Hyperlegible" w:cs="Atkinson Hyperlegible"/>
                <w:color w:val="B45F06"/>
              </w:rPr>
              <w:t>ditulis</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tangan</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ke</w:t>
            </w:r>
            <w:proofErr w:type="spellEnd"/>
            <w:r w:rsidR="00011A31" w:rsidRPr="00274A47">
              <w:rPr>
                <w:rFonts w:ascii="Atkinson Hyperlegible" w:eastAsia="Atkinson Hyperlegible" w:hAnsi="Atkinson Hyperlegible" w:cs="Atkinson Hyperlegible"/>
                <w:color w:val="B45F06"/>
              </w:rPr>
              <w:t xml:space="preserve"> digital </w:t>
            </w:r>
            <w:proofErr w:type="spellStart"/>
            <w:r w:rsidR="00011A31" w:rsidRPr="00274A47">
              <w:rPr>
                <w:rFonts w:ascii="Atkinson Hyperlegible" w:eastAsia="Atkinson Hyperlegible" w:hAnsi="Atkinson Hyperlegible" w:cs="Atkinson Hyperlegible"/>
                <w:color w:val="B45F06"/>
              </w:rPr>
              <w:t>untuk</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disemak</w:t>
            </w:r>
            <w:proofErr w:type="spellEnd"/>
            <w:r w:rsidR="00011A31" w:rsidRPr="00274A47">
              <w:rPr>
                <w:rFonts w:ascii="Atkinson Hyperlegible" w:eastAsia="Atkinson Hyperlegible" w:hAnsi="Atkinson Hyperlegible" w:cs="Atkinson Hyperlegible"/>
                <w:color w:val="B45F06"/>
              </w:rPr>
              <w:t xml:space="preserve"> oleh </w:t>
            </w:r>
            <w:proofErr w:type="spellStart"/>
            <w:r w:rsidR="00011A31" w:rsidRPr="00274A47">
              <w:rPr>
                <w:rFonts w:ascii="Atkinson Hyperlegible" w:eastAsia="Atkinson Hyperlegible" w:hAnsi="Atkinson Hyperlegible" w:cs="Atkinson Hyperlegible"/>
                <w:color w:val="B45F06"/>
              </w:rPr>
              <w:t>Chatgpt</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dengan</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menggunakan</w:t>
            </w:r>
            <w:proofErr w:type="spellEnd"/>
            <w:r w:rsidR="00011A31" w:rsidRPr="00274A47">
              <w:rPr>
                <w:rFonts w:ascii="Atkinson Hyperlegible" w:eastAsia="Atkinson Hyperlegible" w:hAnsi="Atkinson Hyperlegible" w:cs="Atkinson Hyperlegible"/>
                <w:color w:val="B45F06"/>
              </w:rPr>
              <w:t xml:space="preserve"> prompt yang </w:t>
            </w:r>
            <w:proofErr w:type="spellStart"/>
            <w:r w:rsidR="00011A31" w:rsidRPr="00274A47">
              <w:rPr>
                <w:rFonts w:ascii="Atkinson Hyperlegible" w:eastAsia="Atkinson Hyperlegible" w:hAnsi="Atkinson Hyperlegible" w:cs="Atkinson Hyperlegible"/>
                <w:color w:val="B45F06"/>
              </w:rPr>
              <w:t>diberi</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seperti</w:t>
            </w:r>
            <w:proofErr w:type="spellEnd"/>
            <w:r w:rsidR="00011A31" w:rsidRPr="00274A47">
              <w:rPr>
                <w:rFonts w:ascii="Atkinson Hyperlegible" w:eastAsia="Atkinson Hyperlegible" w:hAnsi="Atkinson Hyperlegible" w:cs="Atkinson Hyperlegible"/>
                <w:color w:val="B45F06"/>
              </w:rPr>
              <w:t xml:space="preserve"> </w:t>
            </w:r>
            <w:proofErr w:type="spellStart"/>
            <w:r w:rsidR="00011A31" w:rsidRPr="00274A47">
              <w:rPr>
                <w:rFonts w:ascii="Atkinson Hyperlegible" w:eastAsia="Atkinson Hyperlegible" w:hAnsi="Atkinson Hyperlegible" w:cs="Atkinson Hyperlegible"/>
                <w:color w:val="B45F06"/>
              </w:rPr>
              <w:t>Aktiviti</w:t>
            </w:r>
            <w:proofErr w:type="spellEnd"/>
            <w:r w:rsidR="00011A31" w:rsidRPr="00274A47">
              <w:rPr>
                <w:rFonts w:ascii="Atkinson Hyperlegible" w:eastAsia="Atkinson Hyperlegible" w:hAnsi="Atkinson Hyperlegible" w:cs="Atkinson Hyperlegible"/>
                <w:color w:val="B45F06"/>
              </w:rPr>
              <w:t xml:space="preserve"> 1</w:t>
            </w:r>
          </w:p>
          <w:p w14:paraId="062D715F" w14:textId="4E064468" w:rsidR="002609A7" w:rsidRPr="00274A47" w:rsidRDefault="002609A7">
            <w:pPr>
              <w:widowControl w:val="0"/>
              <w:spacing w:line="240" w:lineRule="auto"/>
              <w:rPr>
                <w:rFonts w:ascii="Atkinson Hyperlegible" w:eastAsia="Atkinson Hyperlegible" w:hAnsi="Atkinson Hyperlegible" w:cs="Atkinson Hyperlegible"/>
                <w:color w:val="0000FF"/>
              </w:rPr>
            </w:pPr>
          </w:p>
          <w:p w14:paraId="1862F20D" w14:textId="77777777" w:rsidR="002609A7" w:rsidRPr="00274A47" w:rsidRDefault="002609A7">
            <w:pPr>
              <w:widowControl w:val="0"/>
              <w:spacing w:line="240" w:lineRule="auto"/>
              <w:rPr>
                <w:rFonts w:ascii="Atkinson Hyperlegible" w:eastAsia="Atkinson Hyperlegible" w:hAnsi="Atkinson Hyperlegible" w:cs="Atkinson Hyperlegible"/>
                <w:color w:val="0000FF"/>
              </w:rPr>
            </w:pPr>
          </w:p>
          <w:p w14:paraId="26EC9A77" w14:textId="77777777" w:rsidR="002609A7" w:rsidRPr="00274A47" w:rsidRDefault="002609A7">
            <w:pPr>
              <w:widowControl w:val="0"/>
              <w:spacing w:line="240" w:lineRule="auto"/>
              <w:rPr>
                <w:rFonts w:ascii="Atkinson Hyperlegible" w:eastAsia="Atkinson Hyperlegible" w:hAnsi="Atkinson Hyperlegible" w:cs="Atkinson Hyperlegible"/>
                <w:color w:val="0000FF"/>
              </w:rPr>
            </w:pPr>
          </w:p>
          <w:p w14:paraId="5DEE947B" w14:textId="77777777" w:rsidR="002609A7" w:rsidRDefault="00D34159">
            <w:pPr>
              <w:widowControl w:val="0"/>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Hasil:</w:t>
            </w:r>
          </w:p>
          <w:p w14:paraId="24C316F1" w14:textId="77777777" w:rsidR="002609A7" w:rsidRDefault="002609A7">
            <w:pPr>
              <w:widowControl w:val="0"/>
              <w:spacing w:line="240" w:lineRule="auto"/>
              <w:rPr>
                <w:rFonts w:ascii="Atkinson Hyperlegible" w:eastAsia="Atkinson Hyperlegible" w:hAnsi="Atkinson Hyperlegible" w:cs="Atkinson Hyperlegible"/>
                <w:color w:val="0000FF"/>
              </w:rPr>
            </w:pPr>
          </w:p>
          <w:p w14:paraId="6B53D05F" w14:textId="77777777" w:rsidR="002609A7" w:rsidRDefault="002609A7">
            <w:pPr>
              <w:widowControl w:val="0"/>
              <w:spacing w:line="240" w:lineRule="auto"/>
              <w:rPr>
                <w:rFonts w:ascii="Atkinson Hyperlegible" w:eastAsia="Atkinson Hyperlegible" w:hAnsi="Atkinson Hyperlegible" w:cs="Atkinson Hyperlegible"/>
                <w:color w:val="0000FF"/>
              </w:rPr>
            </w:pPr>
          </w:p>
        </w:tc>
        <w:tc>
          <w:tcPr>
            <w:tcW w:w="2787" w:type="dxa"/>
            <w:shd w:val="clear" w:color="auto" w:fill="CFE2F3"/>
            <w:tcMar>
              <w:top w:w="100" w:type="dxa"/>
              <w:left w:w="100" w:type="dxa"/>
              <w:bottom w:w="100" w:type="dxa"/>
              <w:right w:w="100" w:type="dxa"/>
            </w:tcMar>
          </w:tcPr>
          <w:p w14:paraId="096DCEE4" w14:textId="77777777" w:rsidR="002609A7" w:rsidRDefault="00D34159">
            <w:pPr>
              <w:widowControl w:val="0"/>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 xml:space="preserve">Output </w:t>
            </w: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4:</w:t>
            </w:r>
          </w:p>
          <w:p w14:paraId="54A6B667" w14:textId="5D041F01" w:rsidR="002609A7" w:rsidRDefault="00181A1C">
            <w:pPr>
              <w:widowControl w:val="0"/>
              <w:spacing w:line="240" w:lineRule="auto"/>
              <w:rPr>
                <w:rFonts w:ascii="Atkinson Hyperlegible" w:eastAsia="Atkinson Hyperlegible" w:hAnsi="Atkinson Hyperlegible" w:cs="Atkinson Hyperlegible"/>
                <w:color w:val="0000FF"/>
              </w:rPr>
            </w:pPr>
            <w:r w:rsidRPr="00011A31">
              <w:rPr>
                <w:rFonts w:ascii="Atkinson Hyperlegible" w:eastAsia="Atkinson Hyperlegible" w:hAnsi="Atkinson Hyperlegible" w:cs="Atkinson Hyperlegible"/>
                <w:color w:val="B45F06"/>
              </w:rPr>
              <w:t xml:space="preserve">100 % </w:t>
            </w:r>
            <w:proofErr w:type="spellStart"/>
            <w:r w:rsidRPr="00011A31">
              <w:rPr>
                <w:rFonts w:ascii="Atkinson Hyperlegible" w:eastAsia="Atkinson Hyperlegible" w:hAnsi="Atkinson Hyperlegible" w:cs="Atkinson Hyperlegible"/>
                <w:color w:val="B45F06"/>
              </w:rPr>
              <w:t>pelajar</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menghantar</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esei</w:t>
            </w:r>
            <w:proofErr w:type="spellEnd"/>
            <w:r w:rsidRPr="00011A31">
              <w:rPr>
                <w:rFonts w:ascii="Atkinson Hyperlegible" w:eastAsia="Atkinson Hyperlegible" w:hAnsi="Atkinson Hyperlegible" w:cs="Atkinson Hyperlegible"/>
                <w:color w:val="B45F06"/>
              </w:rPr>
              <w:t xml:space="preserve"> yang </w:t>
            </w:r>
            <w:proofErr w:type="spellStart"/>
            <w:r w:rsidRPr="00011A31">
              <w:rPr>
                <w:rFonts w:ascii="Atkinson Hyperlegible" w:eastAsia="Atkinson Hyperlegible" w:hAnsi="Atkinson Hyperlegible" w:cs="Atkinson Hyperlegible"/>
                <w:color w:val="B45F06"/>
              </w:rPr>
              <w:t>ditulis</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dengan</w:t>
            </w:r>
            <w:proofErr w:type="spellEnd"/>
            <w:r w:rsidRPr="00011A31">
              <w:rPr>
                <w:rFonts w:ascii="Atkinson Hyperlegible" w:eastAsia="Atkinson Hyperlegible" w:hAnsi="Atkinson Hyperlegible" w:cs="Atkinson Hyperlegible"/>
                <w:color w:val="B45F06"/>
              </w:rPr>
              <w:t xml:space="preserve"> </w:t>
            </w:r>
            <w:proofErr w:type="spellStart"/>
            <w:r w:rsidRPr="00011A31">
              <w:rPr>
                <w:rFonts w:ascii="Atkinson Hyperlegible" w:eastAsia="Atkinson Hyperlegible" w:hAnsi="Atkinson Hyperlegible" w:cs="Atkinson Hyperlegible"/>
                <w:color w:val="B45F06"/>
              </w:rPr>
              <w:t>tangan</w:t>
            </w:r>
            <w:proofErr w:type="spellEnd"/>
            <w:r w:rsidRPr="00011A31">
              <w:rPr>
                <w:rFonts w:ascii="Atkinson Hyperlegible" w:eastAsia="Atkinson Hyperlegible" w:hAnsi="Atkinson Hyperlegible" w:cs="Atkinson Hyperlegible"/>
                <w:color w:val="B45F06"/>
              </w:rPr>
              <w:t xml:space="preserve"> </w:t>
            </w:r>
            <w:proofErr w:type="spellStart"/>
            <w:r w:rsidR="0016406C">
              <w:rPr>
                <w:rFonts w:ascii="Atkinson Hyperlegible" w:eastAsia="Atkinson Hyperlegible" w:hAnsi="Atkinson Hyperlegible" w:cs="Atkinson Hyperlegible"/>
                <w:color w:val="B45F06"/>
              </w:rPr>
              <w:t>dengan</w:t>
            </w:r>
            <w:proofErr w:type="spellEnd"/>
            <w:r w:rsidR="0016406C">
              <w:rPr>
                <w:rFonts w:ascii="Atkinson Hyperlegible" w:eastAsia="Atkinson Hyperlegible" w:hAnsi="Atkinson Hyperlegible" w:cs="Atkinson Hyperlegible"/>
                <w:color w:val="B45F06"/>
              </w:rPr>
              <w:t xml:space="preserve"> </w:t>
            </w:r>
            <w:proofErr w:type="spellStart"/>
            <w:r w:rsidR="0016406C">
              <w:rPr>
                <w:rFonts w:ascii="Atkinson Hyperlegible" w:eastAsia="Atkinson Hyperlegible" w:hAnsi="Atkinson Hyperlegible" w:cs="Atkinson Hyperlegible"/>
                <w:color w:val="B45F06"/>
              </w:rPr>
              <w:t>mereflek</w:t>
            </w:r>
            <w:proofErr w:type="spellEnd"/>
            <w:r w:rsidR="0016406C">
              <w:rPr>
                <w:rFonts w:ascii="Atkinson Hyperlegible" w:eastAsia="Atkinson Hyperlegible" w:hAnsi="Atkinson Hyperlegible" w:cs="Atkinson Hyperlegible"/>
                <w:color w:val="B45F06"/>
              </w:rPr>
              <w:t xml:space="preserve"> Kembali </w:t>
            </w:r>
            <w:proofErr w:type="spellStart"/>
            <w:r w:rsidR="0016406C">
              <w:rPr>
                <w:rFonts w:ascii="Atkinson Hyperlegible" w:eastAsia="Atkinson Hyperlegible" w:hAnsi="Atkinson Hyperlegible" w:cs="Atkinson Hyperlegible"/>
                <w:color w:val="B45F06"/>
              </w:rPr>
              <w:t>esei</w:t>
            </w:r>
            <w:proofErr w:type="spellEnd"/>
            <w:r w:rsidR="0016406C">
              <w:rPr>
                <w:rFonts w:ascii="Atkinson Hyperlegible" w:eastAsia="Atkinson Hyperlegible" w:hAnsi="Atkinson Hyperlegible" w:cs="Atkinson Hyperlegible"/>
                <w:color w:val="B45F06"/>
              </w:rPr>
              <w:t xml:space="preserve"> yang </w:t>
            </w:r>
            <w:proofErr w:type="spellStart"/>
            <w:r w:rsidR="0016406C">
              <w:rPr>
                <w:rFonts w:ascii="Atkinson Hyperlegible" w:eastAsia="Atkinson Hyperlegible" w:hAnsi="Atkinson Hyperlegible" w:cs="Atkinson Hyperlegible"/>
                <w:color w:val="B45F06"/>
              </w:rPr>
              <w:t>ditulis</w:t>
            </w:r>
            <w:proofErr w:type="spellEnd"/>
            <w:r w:rsidR="0016406C">
              <w:rPr>
                <w:rFonts w:ascii="Atkinson Hyperlegible" w:eastAsia="Atkinson Hyperlegible" w:hAnsi="Atkinson Hyperlegible" w:cs="Atkinson Hyperlegible"/>
                <w:color w:val="B45F06"/>
              </w:rPr>
              <w:t xml:space="preserve"> semasa </w:t>
            </w:r>
            <w:proofErr w:type="spellStart"/>
            <w:r w:rsidR="0016406C">
              <w:rPr>
                <w:rFonts w:ascii="Atkinson Hyperlegible" w:eastAsia="Atkinson Hyperlegible" w:hAnsi="Atkinson Hyperlegible" w:cs="Atkinson Hyperlegible"/>
                <w:color w:val="B45F06"/>
              </w:rPr>
              <w:t>peperiksaan</w:t>
            </w:r>
            <w:proofErr w:type="spellEnd"/>
            <w:r w:rsidR="0016406C">
              <w:rPr>
                <w:rFonts w:ascii="Atkinson Hyperlegible" w:eastAsia="Atkinson Hyperlegible" w:hAnsi="Atkinson Hyperlegible" w:cs="Atkinson Hyperlegible"/>
                <w:color w:val="B45F06"/>
              </w:rPr>
              <w:t xml:space="preserve"> </w:t>
            </w:r>
            <w:proofErr w:type="spellStart"/>
            <w:r w:rsidR="0016406C">
              <w:rPr>
                <w:rFonts w:ascii="Atkinson Hyperlegible" w:eastAsia="Atkinson Hyperlegible" w:hAnsi="Atkinson Hyperlegible" w:cs="Atkinson Hyperlegible"/>
                <w:color w:val="B45F06"/>
              </w:rPr>
              <w:t>sebenar</w:t>
            </w:r>
            <w:proofErr w:type="spellEnd"/>
            <w:r w:rsidR="0016406C">
              <w:rPr>
                <w:rFonts w:ascii="Atkinson Hyperlegible" w:eastAsia="Atkinson Hyperlegible" w:hAnsi="Atkinson Hyperlegible" w:cs="Atkinson Hyperlegible"/>
                <w:color w:val="B45F06"/>
              </w:rPr>
              <w:t>.</w:t>
            </w:r>
          </w:p>
          <w:p w14:paraId="1AB06264" w14:textId="77777777" w:rsidR="002609A7" w:rsidRDefault="002609A7">
            <w:pPr>
              <w:widowControl w:val="0"/>
              <w:spacing w:line="240" w:lineRule="auto"/>
              <w:rPr>
                <w:rFonts w:ascii="Atkinson Hyperlegible" w:eastAsia="Atkinson Hyperlegible" w:hAnsi="Atkinson Hyperlegible" w:cs="Atkinson Hyperlegible"/>
                <w:color w:val="0000FF"/>
              </w:rPr>
            </w:pPr>
          </w:p>
          <w:p w14:paraId="7BBB490D" w14:textId="77777777" w:rsidR="002609A7" w:rsidRDefault="00D34159">
            <w:pPr>
              <w:widowControl w:val="0"/>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Hasil:</w:t>
            </w:r>
          </w:p>
        </w:tc>
        <w:tc>
          <w:tcPr>
            <w:tcW w:w="2787" w:type="dxa"/>
            <w:vMerge/>
            <w:tcMar>
              <w:top w:w="100" w:type="dxa"/>
              <w:left w:w="100" w:type="dxa"/>
              <w:bottom w:w="100" w:type="dxa"/>
              <w:right w:w="100" w:type="dxa"/>
            </w:tcMar>
          </w:tcPr>
          <w:p w14:paraId="5AEE76CD" w14:textId="77777777" w:rsidR="002609A7" w:rsidRDefault="002609A7">
            <w:pPr>
              <w:widowControl w:val="0"/>
              <w:spacing w:line="240" w:lineRule="auto"/>
              <w:rPr>
                <w:rFonts w:ascii="Montserrat" w:eastAsia="Montserrat" w:hAnsi="Montserrat" w:cs="Montserrat"/>
                <w:b/>
                <w:bCs/>
                <w:sz w:val="20"/>
                <w:szCs w:val="20"/>
              </w:rPr>
            </w:pPr>
          </w:p>
        </w:tc>
        <w:tc>
          <w:tcPr>
            <w:tcW w:w="2787" w:type="dxa"/>
            <w:vMerge/>
            <w:tcMar>
              <w:top w:w="100" w:type="dxa"/>
              <w:left w:w="100" w:type="dxa"/>
              <w:bottom w:w="100" w:type="dxa"/>
              <w:right w:w="100" w:type="dxa"/>
            </w:tcMar>
          </w:tcPr>
          <w:p w14:paraId="095072B7" w14:textId="77777777" w:rsidR="002609A7" w:rsidRDefault="002609A7">
            <w:pPr>
              <w:widowControl w:val="0"/>
              <w:spacing w:line="240" w:lineRule="auto"/>
              <w:rPr>
                <w:rFonts w:ascii="Montserrat" w:eastAsia="Montserrat" w:hAnsi="Montserrat" w:cs="Montserrat"/>
                <w:b/>
                <w:bCs/>
                <w:sz w:val="20"/>
                <w:szCs w:val="20"/>
              </w:rPr>
            </w:pPr>
          </w:p>
        </w:tc>
      </w:tr>
    </w:tbl>
    <w:p w14:paraId="2D650830" w14:textId="77777777" w:rsidR="002609A7" w:rsidRDefault="002609A7">
      <w:pPr>
        <w:rPr>
          <w:rFonts w:ascii="Montserrat" w:eastAsia="Montserrat" w:hAnsi="Montserrat" w:cs="Montserrat"/>
          <w:sz w:val="28"/>
          <w:szCs w:val="28"/>
        </w:rPr>
      </w:pPr>
    </w:p>
    <w:p w14:paraId="17F7F3BB" w14:textId="77777777" w:rsidR="002609A7" w:rsidRDefault="002609A7">
      <w:pPr>
        <w:rPr>
          <w:rFonts w:ascii="Montserrat" w:eastAsia="Montserrat" w:hAnsi="Montserrat" w:cs="Montserrat"/>
          <w:sz w:val="28"/>
          <w:szCs w:val="28"/>
        </w:rPr>
      </w:pPr>
    </w:p>
    <w:p w14:paraId="1E4DFBB1" w14:textId="77777777" w:rsidR="002609A7" w:rsidRDefault="002609A7">
      <w:pPr>
        <w:rPr>
          <w:rFonts w:ascii="Montserrat" w:eastAsia="Montserrat" w:hAnsi="Montserrat" w:cs="Montserrat"/>
          <w:sz w:val="28"/>
          <w:szCs w:val="28"/>
        </w:rPr>
      </w:pPr>
    </w:p>
    <w:p w14:paraId="30BD75F7" w14:textId="77777777" w:rsidR="002609A7" w:rsidRDefault="002609A7">
      <w:pPr>
        <w:rPr>
          <w:rFonts w:ascii="Montserrat" w:eastAsia="Montserrat" w:hAnsi="Montserrat" w:cs="Montserrat"/>
          <w:sz w:val="28"/>
          <w:szCs w:val="28"/>
        </w:rPr>
      </w:pPr>
    </w:p>
    <w:p w14:paraId="6F635533" w14:textId="77777777" w:rsidR="002609A7" w:rsidRDefault="002609A7">
      <w:pPr>
        <w:rPr>
          <w:rFonts w:ascii="Montserrat" w:eastAsia="Montserrat" w:hAnsi="Montserrat" w:cs="Montserrat"/>
          <w:sz w:val="28"/>
          <w:szCs w:val="28"/>
        </w:rPr>
      </w:pPr>
    </w:p>
    <w:p w14:paraId="50C888E0" w14:textId="77777777" w:rsidR="002609A7" w:rsidRDefault="002609A7">
      <w:pPr>
        <w:rPr>
          <w:rFonts w:ascii="Montserrat" w:eastAsia="Montserrat" w:hAnsi="Montserrat" w:cs="Montserrat"/>
          <w:sz w:val="28"/>
          <w:szCs w:val="28"/>
        </w:rPr>
      </w:pPr>
    </w:p>
    <w:tbl>
      <w:tblPr>
        <w:tblStyle w:val="a3"/>
        <w:tblW w:w="13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690"/>
        <w:gridCol w:w="3720"/>
        <w:gridCol w:w="3795"/>
      </w:tblGrid>
      <w:tr w:rsidR="002609A7" w14:paraId="5315DAFA" w14:textId="77777777">
        <w:trPr>
          <w:trHeight w:val="440"/>
        </w:trPr>
        <w:tc>
          <w:tcPr>
            <w:tcW w:w="13995" w:type="dxa"/>
            <w:gridSpan w:val="4"/>
            <w:shd w:val="clear" w:color="auto" w:fill="34B4B0"/>
            <w:tcMar>
              <w:top w:w="100" w:type="dxa"/>
              <w:left w:w="100" w:type="dxa"/>
              <w:bottom w:w="100" w:type="dxa"/>
              <w:right w:w="100" w:type="dxa"/>
            </w:tcMar>
          </w:tcPr>
          <w:p w14:paraId="3837E340" w14:textId="77777777" w:rsidR="002609A7" w:rsidRDefault="00D34159">
            <w:pPr>
              <w:widowControl w:val="0"/>
              <w:spacing w:line="240" w:lineRule="auto"/>
              <w:rPr>
                <w:rFonts w:ascii="Montserrat" w:eastAsia="Montserrat" w:hAnsi="Montserrat" w:cs="Montserrat"/>
                <w:sz w:val="28"/>
                <w:szCs w:val="28"/>
                <w:highlight w:val="yellow"/>
              </w:rPr>
            </w:pPr>
            <w:r>
              <w:rPr>
                <w:rFonts w:ascii="Montserrat" w:eastAsia="Montserrat" w:hAnsi="Montserrat" w:cs="Montserrat"/>
                <w:b/>
                <w:bCs/>
                <w:sz w:val="24"/>
                <w:szCs w:val="24"/>
              </w:rPr>
              <w:lastRenderedPageBreak/>
              <w:t xml:space="preserve">3. Execute (Laksana) </w:t>
            </w:r>
          </w:p>
        </w:tc>
      </w:tr>
      <w:tr w:rsidR="002609A7" w14:paraId="78675F10" w14:textId="77777777">
        <w:trPr>
          <w:trHeight w:val="420"/>
        </w:trPr>
        <w:tc>
          <w:tcPr>
            <w:tcW w:w="13995" w:type="dxa"/>
            <w:gridSpan w:val="4"/>
            <w:shd w:val="clear" w:color="auto" w:fill="C9DAF8"/>
            <w:tcMar>
              <w:top w:w="100" w:type="dxa"/>
              <w:left w:w="100" w:type="dxa"/>
              <w:bottom w:w="100" w:type="dxa"/>
              <w:right w:w="100" w:type="dxa"/>
            </w:tcMar>
          </w:tcPr>
          <w:p w14:paraId="087E82AA" w14:textId="77777777" w:rsidR="002609A7" w:rsidRDefault="00D34159">
            <w:pPr>
              <w:widowControl w:val="0"/>
              <w:spacing w:line="240" w:lineRule="auto"/>
              <w:rPr>
                <w:rFonts w:ascii="Montserrat" w:eastAsia="Montserrat" w:hAnsi="Montserrat" w:cs="Montserrat"/>
                <w:b/>
                <w:bCs/>
                <w:sz w:val="24"/>
                <w:szCs w:val="24"/>
                <w:highlight w:val="yellow"/>
              </w:rPr>
            </w:pPr>
            <w:proofErr w:type="spellStart"/>
            <w:r>
              <w:rPr>
                <w:rFonts w:ascii="Montserrat" w:eastAsia="Montserrat" w:hAnsi="Montserrat" w:cs="Montserrat"/>
                <w:b/>
                <w:bCs/>
                <w:sz w:val="24"/>
                <w:szCs w:val="24"/>
              </w:rPr>
              <w:t>Pelaksanaan</w:t>
            </w:r>
            <w:proofErr w:type="spellEnd"/>
            <w:r>
              <w:rPr>
                <w:rFonts w:ascii="Montserrat" w:eastAsia="Montserrat" w:hAnsi="Montserrat" w:cs="Montserrat"/>
                <w:b/>
                <w:bCs/>
                <w:sz w:val="24"/>
                <w:szCs w:val="24"/>
              </w:rPr>
              <w:t xml:space="preserve"> - </w:t>
            </w:r>
            <w:r>
              <w:rPr>
                <w:rFonts w:ascii="Montserrat" w:eastAsia="Montserrat" w:hAnsi="Montserrat" w:cs="Montserrat"/>
                <w:b/>
                <w:bCs/>
                <w:color w:val="0000FF"/>
                <w:sz w:val="24"/>
                <w:szCs w:val="24"/>
              </w:rPr>
              <w:t>School Application 4</w:t>
            </w:r>
            <w:r>
              <w:rPr>
                <w:rFonts w:ascii="Montserrat" w:eastAsia="Montserrat" w:hAnsi="Montserrat" w:cs="Montserrat"/>
                <w:b/>
                <w:bCs/>
                <w:sz w:val="24"/>
                <w:szCs w:val="24"/>
              </w:rPr>
              <w:t xml:space="preserve"> </w:t>
            </w:r>
          </w:p>
        </w:tc>
      </w:tr>
      <w:tr w:rsidR="002609A7" w14:paraId="7404D0F9" w14:textId="77777777">
        <w:trPr>
          <w:trHeight w:val="420"/>
        </w:trPr>
        <w:tc>
          <w:tcPr>
            <w:tcW w:w="13995" w:type="dxa"/>
            <w:gridSpan w:val="4"/>
            <w:tcMar>
              <w:top w:w="100" w:type="dxa"/>
              <w:left w:w="100" w:type="dxa"/>
              <w:bottom w:w="100" w:type="dxa"/>
              <w:right w:w="100" w:type="dxa"/>
            </w:tcMar>
          </w:tcPr>
          <w:p w14:paraId="30B6E891" w14:textId="77777777" w:rsidR="002609A7" w:rsidRDefault="00D34159">
            <w:pPr>
              <w:widowControl w:val="0"/>
              <w:spacing w:line="240" w:lineRule="auto"/>
              <w:rPr>
                <w:rFonts w:ascii="Montserrat" w:eastAsia="Montserrat" w:hAnsi="Montserrat" w:cs="Montserrat"/>
                <w:b/>
                <w:bCs/>
                <w:sz w:val="24"/>
                <w:szCs w:val="24"/>
              </w:rPr>
            </w:pPr>
            <w:r>
              <w:rPr>
                <w:rFonts w:ascii="Montserrat" w:eastAsia="Montserrat" w:hAnsi="Montserrat" w:cs="Montserrat"/>
                <w:b/>
                <w:bCs/>
                <w:sz w:val="24"/>
                <w:szCs w:val="24"/>
              </w:rPr>
              <w:t xml:space="preserve">a) </w:t>
            </w:r>
            <w:proofErr w:type="spellStart"/>
            <w:r>
              <w:rPr>
                <w:rFonts w:ascii="Montserrat" w:eastAsia="Montserrat" w:hAnsi="Montserrat" w:cs="Montserrat"/>
                <w:b/>
                <w:bCs/>
                <w:sz w:val="24"/>
                <w:szCs w:val="24"/>
              </w:rPr>
              <w:t>Jadual</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Pelaksanaan</w:t>
            </w:r>
            <w:proofErr w:type="spellEnd"/>
          </w:p>
        </w:tc>
      </w:tr>
      <w:tr w:rsidR="002609A7" w:rsidRPr="00D76AB8" w14:paraId="11E2703E" w14:textId="77777777">
        <w:trPr>
          <w:trHeight w:val="502"/>
        </w:trPr>
        <w:tc>
          <w:tcPr>
            <w:tcW w:w="13995" w:type="dxa"/>
            <w:gridSpan w:val="4"/>
            <w:tcMar>
              <w:top w:w="100" w:type="dxa"/>
              <w:left w:w="100" w:type="dxa"/>
              <w:bottom w:w="100" w:type="dxa"/>
              <w:right w:w="100" w:type="dxa"/>
            </w:tcMar>
          </w:tcPr>
          <w:p w14:paraId="77D1D98A" w14:textId="77777777" w:rsidR="002609A7" w:rsidRDefault="00D34159">
            <w:pPr>
              <w:widowControl w:val="0"/>
              <w:numPr>
                <w:ilvl w:val="0"/>
                <w:numId w:val="20"/>
              </w:numPr>
              <w:spacing w:line="240" w:lineRule="auto"/>
              <w:rPr>
                <w:rFonts w:ascii="Atkinson Hyperlegible" w:eastAsia="Atkinson Hyperlegible" w:hAnsi="Atkinson Hyperlegible" w:cs="Atkinson Hyperlegible"/>
                <w:i/>
                <w:iCs/>
                <w:color w:val="666666"/>
              </w:rPr>
            </w:pPr>
            <w:proofErr w:type="spellStart"/>
            <w:r>
              <w:rPr>
                <w:rFonts w:ascii="Atkinson Hyperlegible" w:eastAsia="Atkinson Hyperlegible" w:hAnsi="Atkinson Hyperlegible" w:cs="Atkinson Hyperlegible"/>
                <w:i/>
                <w:iCs/>
                <w:color w:val="666666"/>
              </w:rPr>
              <w:t>Isikan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kolum</w:t>
            </w:r>
            <w:proofErr w:type="spellEnd"/>
            <w:r>
              <w:rPr>
                <w:rFonts w:ascii="Atkinson Hyperlegible" w:eastAsia="Atkinson Hyperlegible" w:hAnsi="Atkinson Hyperlegible" w:cs="Atkinson Hyperlegible"/>
                <w:i/>
                <w:iCs/>
                <w:color w:val="666666"/>
              </w:rPr>
              <w:t xml:space="preserve"> </w:t>
            </w:r>
            <w:r>
              <w:rPr>
                <w:rFonts w:ascii="Atkinson Hyperlegible" w:eastAsia="Atkinson Hyperlegible" w:hAnsi="Atkinson Hyperlegible" w:cs="Atkinson Hyperlegible"/>
                <w:b/>
                <w:bCs/>
                <w:i/>
                <w:iCs/>
                <w:color w:val="666666"/>
              </w:rPr>
              <w:t>Plan</w:t>
            </w:r>
            <w:r>
              <w:rPr>
                <w:rFonts w:ascii="Atkinson Hyperlegible" w:eastAsia="Atkinson Hyperlegible" w:hAnsi="Atkinson Hyperlegible" w:cs="Atkinson Hyperlegible"/>
                <w:i/>
                <w:iCs/>
                <w:color w:val="666666"/>
              </w:rPr>
              <w:t xml:space="preserve"> di </w:t>
            </w:r>
            <w:proofErr w:type="spellStart"/>
            <w:r>
              <w:rPr>
                <w:rFonts w:ascii="Atkinson Hyperlegible" w:eastAsia="Atkinson Hyperlegible" w:hAnsi="Atkinson Hyperlegible" w:cs="Atkinson Hyperlegible"/>
                <w:i/>
                <w:iCs/>
                <w:color w:val="666666"/>
              </w:rPr>
              <w:t>bawah</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untuk</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merancang</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Aktiviti</w:t>
            </w:r>
            <w:proofErr w:type="spellEnd"/>
            <w:r>
              <w:rPr>
                <w:rFonts w:ascii="Atkinson Hyperlegible" w:eastAsia="Atkinson Hyperlegible" w:hAnsi="Atkinson Hyperlegible" w:cs="Atkinson Hyperlegible"/>
                <w:i/>
                <w:iCs/>
                <w:color w:val="666666"/>
              </w:rPr>
              <w:t xml:space="preserve"> dan Output </w:t>
            </w:r>
            <w:proofErr w:type="spellStart"/>
            <w:r>
              <w:rPr>
                <w:rFonts w:ascii="Atkinson Hyperlegible" w:eastAsia="Atkinson Hyperlegible" w:hAnsi="Atkinson Hyperlegible" w:cs="Atkinson Hyperlegible"/>
                <w:i/>
                <w:iCs/>
                <w:color w:val="666666"/>
              </w:rPr>
              <w:t>dari</w:t>
            </w:r>
            <w:proofErr w:type="spellEnd"/>
            <w:r>
              <w:rPr>
                <w:rFonts w:ascii="Atkinson Hyperlegible" w:eastAsia="Atkinson Hyperlegible" w:hAnsi="Atkinson Hyperlegible" w:cs="Atkinson Hyperlegible"/>
                <w:i/>
                <w:iCs/>
                <w:color w:val="666666"/>
              </w:rPr>
              <w:t xml:space="preserve"> Model </w:t>
            </w:r>
            <w:proofErr w:type="spellStart"/>
            <w:r>
              <w:rPr>
                <w:rFonts w:ascii="Atkinson Hyperlegible" w:eastAsia="Atkinson Hyperlegible" w:hAnsi="Atkinson Hyperlegible" w:cs="Atkinson Hyperlegible"/>
                <w:i/>
                <w:iCs/>
                <w:color w:val="666666"/>
              </w:rPr>
              <w:t>Logik</w:t>
            </w:r>
            <w:proofErr w:type="spellEnd"/>
            <w:r>
              <w:rPr>
                <w:rFonts w:ascii="Atkinson Hyperlegible" w:eastAsia="Atkinson Hyperlegible" w:hAnsi="Atkinson Hyperlegible" w:cs="Atkinson Hyperlegible"/>
                <w:i/>
                <w:iCs/>
                <w:color w:val="666666"/>
              </w:rPr>
              <w:t xml:space="preserve"> di </w:t>
            </w:r>
            <w:proofErr w:type="spellStart"/>
            <w:r>
              <w:rPr>
                <w:rFonts w:ascii="Atkinson Hyperlegible" w:eastAsia="Atkinson Hyperlegible" w:hAnsi="Atkinson Hyperlegible" w:cs="Atkinson Hyperlegible"/>
                <w:i/>
                <w:iCs/>
                <w:color w:val="666666"/>
              </w:rPr>
              <w:t>atas</w:t>
            </w:r>
            <w:proofErr w:type="spellEnd"/>
            <w:r>
              <w:rPr>
                <w:rFonts w:ascii="Atkinson Hyperlegible" w:eastAsia="Atkinson Hyperlegible" w:hAnsi="Atkinson Hyperlegible" w:cs="Atkinson Hyperlegible"/>
                <w:i/>
                <w:iCs/>
                <w:color w:val="666666"/>
              </w:rPr>
              <w:t xml:space="preserve"> yang </w:t>
            </w:r>
            <w:proofErr w:type="spellStart"/>
            <w:r>
              <w:rPr>
                <w:rFonts w:ascii="Atkinson Hyperlegible" w:eastAsia="Atkinson Hyperlegible" w:hAnsi="Atkinson Hyperlegible" w:cs="Atkinson Hyperlegible"/>
                <w:i/>
                <w:iCs/>
                <w:color w:val="666666"/>
              </w:rPr>
              <w:t>disasarkan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sehingga</w:t>
            </w:r>
            <w:proofErr w:type="spellEnd"/>
            <w:r>
              <w:rPr>
                <w:rFonts w:ascii="Atkinson Hyperlegible" w:eastAsia="Atkinson Hyperlegible" w:hAnsi="Atkinson Hyperlegible" w:cs="Atkinson Hyperlegible"/>
                <w:i/>
                <w:iCs/>
                <w:color w:val="666666"/>
              </w:rPr>
              <w:t xml:space="preserve"> 30 Jun.</w:t>
            </w:r>
          </w:p>
          <w:p w14:paraId="4893715A" w14:textId="77777777" w:rsidR="002609A7" w:rsidRDefault="00D34159">
            <w:pPr>
              <w:widowControl w:val="0"/>
              <w:numPr>
                <w:ilvl w:val="0"/>
                <w:numId w:val="20"/>
              </w:numPr>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Pada </w:t>
            </w:r>
            <w:proofErr w:type="spellStart"/>
            <w:r>
              <w:rPr>
                <w:rFonts w:ascii="Atkinson Hyperlegible" w:eastAsia="Atkinson Hyperlegible" w:hAnsi="Atkinson Hyperlegible" w:cs="Atkinson Hyperlegible"/>
                <w:b/>
                <w:bCs/>
                <w:i/>
                <w:iCs/>
                <w:color w:val="666666"/>
              </w:rPr>
              <w:t>setiap</w:t>
            </w:r>
            <w:proofErr w:type="spellEnd"/>
            <w:r>
              <w:rPr>
                <w:rFonts w:ascii="Atkinson Hyperlegible" w:eastAsia="Atkinson Hyperlegible" w:hAnsi="Atkinson Hyperlegible" w:cs="Atkinson Hyperlegible"/>
                <w:b/>
                <w:bCs/>
                <w:i/>
                <w:iCs/>
                <w:color w:val="666666"/>
              </w:rPr>
              <w:t xml:space="preserve"> </w:t>
            </w:r>
            <w:proofErr w:type="spellStart"/>
            <w:r>
              <w:rPr>
                <w:rFonts w:ascii="Atkinson Hyperlegible" w:eastAsia="Atkinson Hyperlegible" w:hAnsi="Atkinson Hyperlegible" w:cs="Atkinson Hyperlegible"/>
                <w:b/>
                <w:bCs/>
                <w:i/>
                <w:iCs/>
                <w:color w:val="666666"/>
              </w:rPr>
              <w:t>akhir</w:t>
            </w:r>
            <w:proofErr w:type="spellEnd"/>
            <w:r>
              <w:rPr>
                <w:rFonts w:ascii="Atkinson Hyperlegible" w:eastAsia="Atkinson Hyperlegible" w:hAnsi="Atkinson Hyperlegible" w:cs="Atkinson Hyperlegible"/>
                <w:b/>
                <w:bCs/>
                <w:i/>
                <w:iCs/>
                <w:color w:val="666666"/>
              </w:rPr>
              <w:t xml:space="preserve"> </w:t>
            </w:r>
            <w:proofErr w:type="spellStart"/>
            <w:r>
              <w:rPr>
                <w:rFonts w:ascii="Atkinson Hyperlegible" w:eastAsia="Atkinson Hyperlegible" w:hAnsi="Atkinson Hyperlegible" w:cs="Atkinson Hyperlegible"/>
                <w:b/>
                <w:bCs/>
                <w:i/>
                <w:iCs/>
                <w:color w:val="666666"/>
              </w:rPr>
              <w:t>bulan</w:t>
            </w:r>
            <w:proofErr w:type="spellEnd"/>
            <w:r>
              <w:rPr>
                <w:rFonts w:ascii="Atkinson Hyperlegible" w:eastAsia="Atkinson Hyperlegible" w:hAnsi="Atkinson Hyperlegible" w:cs="Atkinson Hyperlegible"/>
                <w:b/>
                <w:bCs/>
                <w:i/>
                <w:iCs/>
                <w:color w:val="666666"/>
              </w:rPr>
              <w:t>,</w:t>
            </w:r>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isikan</w:t>
            </w:r>
            <w:proofErr w:type="spellEnd"/>
            <w:r>
              <w:rPr>
                <w:rFonts w:ascii="Atkinson Hyperlegible" w:eastAsia="Atkinson Hyperlegible" w:hAnsi="Atkinson Hyperlegible" w:cs="Atkinson Hyperlegible"/>
                <w:i/>
                <w:iCs/>
                <w:color w:val="666666"/>
              </w:rPr>
              <w:t xml:space="preserve"> status </w:t>
            </w:r>
            <w:proofErr w:type="spellStart"/>
            <w:r>
              <w:rPr>
                <w:rFonts w:ascii="Atkinson Hyperlegible" w:eastAsia="Atkinson Hyperlegible" w:hAnsi="Atkinson Hyperlegible" w:cs="Atkinson Hyperlegible"/>
                <w:i/>
                <w:iCs/>
                <w:color w:val="666666"/>
              </w:rPr>
              <w:t>perkembangan</w:t>
            </w:r>
            <w:proofErr w:type="spellEnd"/>
            <w:r>
              <w:rPr>
                <w:rFonts w:ascii="Atkinson Hyperlegible" w:eastAsia="Atkinson Hyperlegible" w:hAnsi="Atkinson Hyperlegible" w:cs="Atkinson Hyperlegible"/>
                <w:i/>
                <w:iCs/>
                <w:color w:val="666666"/>
              </w:rPr>
              <w:t xml:space="preserve"> di </w:t>
            </w:r>
            <w:proofErr w:type="spellStart"/>
            <w:r>
              <w:rPr>
                <w:rFonts w:ascii="Atkinson Hyperlegible" w:eastAsia="Atkinson Hyperlegible" w:hAnsi="Atkinson Hyperlegible" w:cs="Atkinson Hyperlegible"/>
                <w:i/>
                <w:iCs/>
                <w:color w:val="666666"/>
              </w:rPr>
              <w:t>ruang</w:t>
            </w:r>
            <w:proofErr w:type="spellEnd"/>
            <w:r>
              <w:rPr>
                <w:rFonts w:ascii="Atkinson Hyperlegible" w:eastAsia="Atkinson Hyperlegible" w:hAnsi="Atkinson Hyperlegible" w:cs="Atkinson Hyperlegible"/>
                <w:i/>
                <w:iCs/>
                <w:color w:val="666666"/>
              </w:rPr>
              <w:t xml:space="preserve"> </w:t>
            </w:r>
            <w:r>
              <w:rPr>
                <w:rFonts w:ascii="Atkinson Hyperlegible" w:eastAsia="Atkinson Hyperlegible" w:hAnsi="Atkinson Hyperlegible" w:cs="Atkinson Hyperlegible"/>
                <w:b/>
                <w:bCs/>
                <w:i/>
                <w:iCs/>
                <w:color w:val="666666"/>
              </w:rPr>
              <w:t>Do</w:t>
            </w:r>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serta</w:t>
            </w:r>
            <w:proofErr w:type="spellEnd"/>
            <w:r>
              <w:rPr>
                <w:rFonts w:ascii="Atkinson Hyperlegible" w:eastAsia="Atkinson Hyperlegible" w:hAnsi="Atkinson Hyperlegible" w:cs="Atkinson Hyperlegible"/>
                <w:i/>
                <w:iCs/>
                <w:color w:val="666666"/>
              </w:rPr>
              <w:t xml:space="preserve"> </w:t>
            </w:r>
            <w:r>
              <w:rPr>
                <w:rFonts w:ascii="Atkinson Hyperlegible" w:eastAsia="Atkinson Hyperlegible" w:hAnsi="Atkinson Hyperlegible" w:cs="Atkinson Hyperlegible"/>
                <w:b/>
                <w:bCs/>
                <w:i/>
                <w:iCs/>
                <w:color w:val="666666"/>
              </w:rPr>
              <w:t>Check, Act</w:t>
            </w:r>
            <w:r>
              <w:rPr>
                <w:rFonts w:ascii="Atkinson Hyperlegible" w:eastAsia="Atkinson Hyperlegible" w:hAnsi="Atkinson Hyperlegible" w:cs="Atkinson Hyperlegible"/>
                <w:i/>
                <w:iCs/>
                <w:color w:val="666666"/>
              </w:rPr>
              <w:t xml:space="preserve">.  </w:t>
            </w:r>
          </w:p>
          <w:p w14:paraId="5B706B07" w14:textId="77777777" w:rsidR="002609A7" w:rsidRPr="00C13CEC" w:rsidRDefault="00D34159">
            <w:pPr>
              <w:widowControl w:val="0"/>
              <w:numPr>
                <w:ilvl w:val="0"/>
                <w:numId w:val="20"/>
              </w:numPr>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b/>
                <w:bCs/>
                <w:i/>
                <w:iCs/>
                <w:color w:val="666666"/>
                <w:lang w:val="fi-FI"/>
              </w:rPr>
              <w:t xml:space="preserve">Tempoh pelaksanaan projek </w:t>
            </w:r>
            <w:r w:rsidRPr="00C13CEC">
              <w:rPr>
                <w:rFonts w:ascii="Atkinson Hyperlegible" w:eastAsia="Atkinson Hyperlegible" w:hAnsi="Atkinson Hyperlegible" w:cs="Atkinson Hyperlegible"/>
                <w:i/>
                <w:iCs/>
                <w:color w:val="666666"/>
                <w:lang w:val="fi-FI"/>
              </w:rPr>
              <w:t>dicadangkan ialah</w:t>
            </w:r>
            <w:r w:rsidRPr="00C13CEC">
              <w:rPr>
                <w:rFonts w:ascii="Atkinson Hyperlegible" w:eastAsia="Atkinson Hyperlegible" w:hAnsi="Atkinson Hyperlegible" w:cs="Atkinson Hyperlegible"/>
                <w:b/>
                <w:bCs/>
                <w:i/>
                <w:iCs/>
                <w:color w:val="666666"/>
                <w:lang w:val="fi-FI"/>
              </w:rPr>
              <w:t xml:space="preserve"> 1 April sehingga 15 Julai 2026. </w:t>
            </w:r>
          </w:p>
          <w:p w14:paraId="02C6C383" w14:textId="77777777" w:rsidR="002609A7" w:rsidRPr="00C13CEC" w:rsidRDefault="002609A7">
            <w:pPr>
              <w:widowControl w:val="0"/>
              <w:spacing w:line="240" w:lineRule="auto"/>
              <w:ind w:left="720"/>
              <w:rPr>
                <w:rFonts w:ascii="Atkinson Hyperlegible" w:eastAsia="Atkinson Hyperlegible" w:hAnsi="Atkinson Hyperlegible" w:cs="Atkinson Hyperlegible"/>
                <w:b/>
                <w:bCs/>
                <w:i/>
                <w:iCs/>
                <w:lang w:val="fi-FI"/>
              </w:rPr>
            </w:pPr>
          </w:p>
          <w:p w14:paraId="1E473582" w14:textId="77777777" w:rsidR="002609A7" w:rsidRPr="00C13CEC" w:rsidRDefault="002609A7">
            <w:pPr>
              <w:widowControl w:val="0"/>
              <w:spacing w:line="240" w:lineRule="auto"/>
              <w:rPr>
                <w:rFonts w:ascii="Montserrat" w:eastAsia="Montserrat" w:hAnsi="Montserrat" w:cs="Montserrat"/>
                <w:b/>
                <w:bCs/>
                <w:sz w:val="20"/>
                <w:szCs w:val="20"/>
                <w:lang w:val="fi-FI"/>
              </w:rPr>
            </w:pPr>
          </w:p>
          <w:tbl>
            <w:tblPr>
              <w:tblStyle w:val="a4"/>
              <w:tblW w:w="136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930"/>
              <w:gridCol w:w="4185"/>
              <w:gridCol w:w="3930"/>
            </w:tblGrid>
            <w:tr w:rsidR="002609A7" w14:paraId="6C81FFA6" w14:textId="77777777">
              <w:tc>
                <w:tcPr>
                  <w:tcW w:w="1635" w:type="dxa"/>
                  <w:shd w:val="clear" w:color="auto" w:fill="C9DAF8"/>
                  <w:tcMar>
                    <w:top w:w="100" w:type="dxa"/>
                    <w:left w:w="100" w:type="dxa"/>
                    <w:bottom w:w="100" w:type="dxa"/>
                    <w:right w:w="100" w:type="dxa"/>
                  </w:tcMar>
                </w:tcPr>
                <w:p w14:paraId="2CDC898E" w14:textId="77777777" w:rsidR="002609A7" w:rsidRDefault="00D34159">
                  <w:pPr>
                    <w:widowControl w:val="0"/>
                    <w:spacing w:line="240" w:lineRule="auto"/>
                    <w:rPr>
                      <w:rFonts w:ascii="Atkinson Hyperlegible" w:eastAsia="Atkinson Hyperlegible" w:hAnsi="Atkinson Hyperlegible" w:cs="Atkinson Hyperlegible"/>
                      <w:b/>
                      <w:bCs/>
                    </w:rPr>
                  </w:pPr>
                  <w:proofErr w:type="spellStart"/>
                  <w:r>
                    <w:rPr>
                      <w:rFonts w:ascii="Atkinson Hyperlegible" w:eastAsia="Atkinson Hyperlegible" w:hAnsi="Atkinson Hyperlegible" w:cs="Atkinson Hyperlegible"/>
                      <w:b/>
                      <w:bCs/>
                    </w:rPr>
                    <w:t>Tempoh</w:t>
                  </w:r>
                  <w:proofErr w:type="spellEnd"/>
                  <w:r>
                    <w:rPr>
                      <w:rFonts w:ascii="Atkinson Hyperlegible" w:eastAsia="Atkinson Hyperlegible" w:hAnsi="Atkinson Hyperlegible" w:cs="Atkinson Hyperlegible"/>
                      <w:b/>
                      <w:bCs/>
                    </w:rPr>
                    <w:t xml:space="preserve"> masa</w:t>
                  </w:r>
                </w:p>
              </w:tc>
              <w:tc>
                <w:tcPr>
                  <w:tcW w:w="3930" w:type="dxa"/>
                  <w:shd w:val="clear" w:color="auto" w:fill="C9DAF8"/>
                  <w:tcMar>
                    <w:top w:w="100" w:type="dxa"/>
                    <w:left w:w="100" w:type="dxa"/>
                    <w:bottom w:w="100" w:type="dxa"/>
                    <w:right w:w="100" w:type="dxa"/>
                  </w:tcMar>
                </w:tcPr>
                <w:p w14:paraId="2395E873" w14:textId="77777777" w:rsidR="002609A7" w:rsidRDefault="00D34159">
                  <w:pPr>
                    <w:widowControl w:val="0"/>
                    <w:spacing w:line="240" w:lineRule="auto"/>
                    <w:rPr>
                      <w:rFonts w:ascii="Atkinson Hyperlegible" w:eastAsia="Atkinson Hyperlegible" w:hAnsi="Atkinson Hyperlegible" w:cs="Atkinson Hyperlegible"/>
                      <w:b/>
                      <w:bCs/>
                      <w:i/>
                      <w:iCs/>
                    </w:rPr>
                  </w:pPr>
                  <w:r>
                    <w:rPr>
                      <w:rFonts w:ascii="Atkinson Hyperlegible" w:eastAsia="Atkinson Hyperlegible" w:hAnsi="Atkinson Hyperlegible" w:cs="Atkinson Hyperlegible"/>
                      <w:b/>
                      <w:bCs/>
                    </w:rPr>
                    <w:t xml:space="preserve">Plan: </w:t>
                  </w:r>
                  <w:proofErr w:type="spellStart"/>
                  <w:r>
                    <w:rPr>
                      <w:rFonts w:ascii="Atkinson Hyperlegible" w:eastAsia="Atkinson Hyperlegible" w:hAnsi="Atkinson Hyperlegible" w:cs="Atkinson Hyperlegible"/>
                      <w:b/>
                      <w:bCs/>
                    </w:rPr>
                    <w:t>Aktiviti</w:t>
                  </w:r>
                  <w:proofErr w:type="spellEnd"/>
                  <w:r>
                    <w:rPr>
                      <w:rFonts w:ascii="Atkinson Hyperlegible" w:eastAsia="Atkinson Hyperlegible" w:hAnsi="Atkinson Hyperlegible" w:cs="Atkinson Hyperlegible"/>
                      <w:b/>
                      <w:bCs/>
                    </w:rPr>
                    <w:t xml:space="preserve"> &amp; Output </w:t>
                  </w:r>
                  <w:proofErr w:type="spellStart"/>
                  <w:r>
                    <w:rPr>
                      <w:rFonts w:ascii="Atkinson Hyperlegible" w:eastAsia="Atkinson Hyperlegible" w:hAnsi="Atkinson Hyperlegible" w:cs="Atkinson Hyperlegible"/>
                      <w:b/>
                      <w:bCs/>
                    </w:rPr>
                    <w:t>disasarkan</w:t>
                  </w:r>
                  <w:proofErr w:type="spellEnd"/>
                  <w:r>
                    <w:rPr>
                      <w:rFonts w:ascii="Atkinson Hyperlegible" w:eastAsia="Atkinson Hyperlegible" w:hAnsi="Atkinson Hyperlegible" w:cs="Atkinson Hyperlegible"/>
                      <w:b/>
                      <w:bCs/>
                    </w:rPr>
                    <w:t xml:space="preserve"> </w:t>
                  </w:r>
                  <w:r>
                    <w:rPr>
                      <w:rFonts w:ascii="Atkinson Hyperlegible" w:eastAsia="Atkinson Hyperlegible" w:hAnsi="Atkinson Hyperlegible" w:cs="Atkinson Hyperlegible"/>
                      <w:b/>
                      <w:bCs/>
                    </w:rPr>
                    <w:br/>
                  </w:r>
                  <w:r>
                    <w:rPr>
                      <w:rFonts w:ascii="Atkinson Hyperlegible" w:eastAsia="Atkinson Hyperlegible" w:hAnsi="Atkinson Hyperlegible" w:cs="Atkinson Hyperlegible"/>
                      <w:b/>
                      <w:bCs/>
                      <w:i/>
                      <w:iCs/>
                    </w:rPr>
                    <w:t>(</w:t>
                  </w:r>
                  <w:proofErr w:type="spellStart"/>
                  <w:r>
                    <w:rPr>
                      <w:rFonts w:ascii="Atkinson Hyperlegible" w:eastAsia="Atkinson Hyperlegible" w:hAnsi="Atkinson Hyperlegible" w:cs="Atkinson Hyperlegible"/>
                      <w:b/>
                      <w:bCs/>
                      <w:i/>
                      <w:iCs/>
                    </w:rPr>
                    <w:t>Dengan</w:t>
                  </w:r>
                  <w:proofErr w:type="spellEnd"/>
                  <w:r>
                    <w:rPr>
                      <w:rFonts w:ascii="Atkinson Hyperlegible" w:eastAsia="Atkinson Hyperlegible" w:hAnsi="Atkinson Hyperlegible" w:cs="Atkinson Hyperlegible"/>
                      <w:b/>
                      <w:bCs/>
                      <w:i/>
                      <w:iCs/>
                    </w:rPr>
                    <w:t xml:space="preserve"> </w:t>
                  </w:r>
                  <w:proofErr w:type="spellStart"/>
                  <w:r>
                    <w:rPr>
                      <w:rFonts w:ascii="Atkinson Hyperlegible" w:eastAsia="Atkinson Hyperlegible" w:hAnsi="Atkinson Hyperlegible" w:cs="Atkinson Hyperlegible"/>
                      <w:b/>
                      <w:bCs/>
                      <w:i/>
                      <w:iCs/>
                    </w:rPr>
                    <w:t>indikator</w:t>
                  </w:r>
                  <w:proofErr w:type="spellEnd"/>
                  <w:r>
                    <w:rPr>
                      <w:rFonts w:ascii="Atkinson Hyperlegible" w:eastAsia="Atkinson Hyperlegible" w:hAnsi="Atkinson Hyperlegible" w:cs="Atkinson Hyperlegible"/>
                      <w:b/>
                      <w:bCs/>
                      <w:i/>
                      <w:iCs/>
                    </w:rPr>
                    <w:t xml:space="preserve">/ </w:t>
                  </w:r>
                  <w:proofErr w:type="spellStart"/>
                  <w:r>
                    <w:rPr>
                      <w:rFonts w:ascii="Atkinson Hyperlegible" w:eastAsia="Atkinson Hyperlegible" w:hAnsi="Atkinson Hyperlegible" w:cs="Atkinson Hyperlegible"/>
                      <w:b/>
                      <w:bCs/>
                      <w:i/>
                      <w:iCs/>
                    </w:rPr>
                    <w:t>ukuran</w:t>
                  </w:r>
                  <w:proofErr w:type="spellEnd"/>
                  <w:r>
                    <w:rPr>
                      <w:rFonts w:ascii="Atkinson Hyperlegible" w:eastAsia="Atkinson Hyperlegible" w:hAnsi="Atkinson Hyperlegible" w:cs="Atkinson Hyperlegible"/>
                      <w:b/>
                      <w:bCs/>
                      <w:i/>
                      <w:iCs/>
                    </w:rPr>
                    <w:t>)</w:t>
                  </w:r>
                  <w:r>
                    <w:rPr>
                      <w:rFonts w:ascii="Atkinson Hyperlegible" w:eastAsia="Atkinson Hyperlegible" w:hAnsi="Atkinson Hyperlegible" w:cs="Atkinson Hyperlegible"/>
                      <w:b/>
                      <w:bCs/>
                      <w:i/>
                      <w:iCs/>
                    </w:rPr>
                    <w:br/>
                  </w:r>
                </w:p>
                <w:p w14:paraId="490351C7"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i/>
                      <w:iCs/>
                    </w:rPr>
                    <w:t xml:space="preserve">Isi pada </w:t>
                  </w:r>
                  <w:proofErr w:type="spellStart"/>
                  <w:r>
                    <w:rPr>
                      <w:rFonts w:ascii="Atkinson Hyperlegible" w:eastAsia="Atkinson Hyperlegible" w:hAnsi="Atkinson Hyperlegible" w:cs="Atkinson Hyperlegible"/>
                      <w:i/>
                      <w:iCs/>
                    </w:rPr>
                    <w:t>bulan</w:t>
                  </w:r>
                  <w:proofErr w:type="spellEnd"/>
                  <w:r>
                    <w:rPr>
                      <w:rFonts w:ascii="Atkinson Hyperlegible" w:eastAsia="Atkinson Hyperlegible" w:hAnsi="Atkinson Hyperlegible" w:cs="Atkinson Hyperlegible"/>
                      <w:i/>
                      <w:iCs/>
                    </w:rPr>
                    <w:t xml:space="preserve"> Mac.</w:t>
                  </w:r>
                </w:p>
              </w:tc>
              <w:tc>
                <w:tcPr>
                  <w:tcW w:w="4185" w:type="dxa"/>
                  <w:shd w:val="clear" w:color="auto" w:fill="C9DAF8"/>
                  <w:tcMar>
                    <w:top w:w="100" w:type="dxa"/>
                    <w:left w:w="100" w:type="dxa"/>
                    <w:bottom w:w="100" w:type="dxa"/>
                    <w:right w:w="100" w:type="dxa"/>
                  </w:tcMar>
                </w:tcPr>
                <w:p w14:paraId="1F651C82"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b/>
                      <w:bCs/>
                    </w:rPr>
                    <w:t xml:space="preserve">Do: </w:t>
                  </w:r>
                  <w:proofErr w:type="spellStart"/>
                  <w:r>
                    <w:rPr>
                      <w:rFonts w:ascii="Atkinson Hyperlegible" w:eastAsia="Atkinson Hyperlegible" w:hAnsi="Atkinson Hyperlegible" w:cs="Atkinson Hyperlegible"/>
                      <w:b/>
                      <w:bCs/>
                    </w:rPr>
                    <w:t>Keberhasilan</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Aktiviti</w:t>
                  </w:r>
                  <w:proofErr w:type="spellEnd"/>
                  <w:r>
                    <w:rPr>
                      <w:rFonts w:ascii="Atkinson Hyperlegible" w:eastAsia="Atkinson Hyperlegible" w:hAnsi="Atkinson Hyperlegible" w:cs="Atkinson Hyperlegible"/>
                      <w:b/>
                      <w:bCs/>
                    </w:rPr>
                    <w:t xml:space="preserve"> &amp; Output </w:t>
                  </w:r>
                  <w:proofErr w:type="spellStart"/>
                  <w:r>
                    <w:rPr>
                      <w:rFonts w:ascii="Atkinson Hyperlegible" w:eastAsia="Atkinson Hyperlegible" w:hAnsi="Atkinson Hyperlegible" w:cs="Atkinson Hyperlegible"/>
                      <w:b/>
                      <w:bCs/>
                    </w:rPr>
                    <w:t>sebenar</w:t>
                  </w:r>
                  <w:proofErr w:type="spellEnd"/>
                  <w:r>
                    <w:rPr>
                      <w:rFonts w:ascii="Atkinson Hyperlegible" w:eastAsia="Atkinson Hyperlegible" w:hAnsi="Atkinson Hyperlegible" w:cs="Atkinson Hyperlegible"/>
                      <w:b/>
                      <w:bCs/>
                    </w:rPr>
                    <w:br/>
                  </w:r>
                  <w:r>
                    <w:rPr>
                      <w:rFonts w:ascii="Atkinson Hyperlegible" w:eastAsia="Atkinson Hyperlegible" w:hAnsi="Atkinson Hyperlegible" w:cs="Atkinson Hyperlegible"/>
                      <w:b/>
                      <w:bCs/>
                      <w:i/>
                      <w:iCs/>
                    </w:rPr>
                    <w:t>(</w:t>
                  </w:r>
                  <w:proofErr w:type="spellStart"/>
                  <w:r>
                    <w:rPr>
                      <w:rFonts w:ascii="Atkinson Hyperlegible" w:eastAsia="Atkinson Hyperlegible" w:hAnsi="Atkinson Hyperlegible" w:cs="Atkinson Hyperlegible"/>
                      <w:b/>
                      <w:bCs/>
                      <w:i/>
                      <w:iCs/>
                    </w:rPr>
                    <w:t>Dengan</w:t>
                  </w:r>
                  <w:proofErr w:type="spellEnd"/>
                  <w:r>
                    <w:rPr>
                      <w:rFonts w:ascii="Atkinson Hyperlegible" w:eastAsia="Atkinson Hyperlegible" w:hAnsi="Atkinson Hyperlegible" w:cs="Atkinson Hyperlegible"/>
                      <w:b/>
                      <w:bCs/>
                      <w:i/>
                      <w:iCs/>
                    </w:rPr>
                    <w:t xml:space="preserve"> </w:t>
                  </w:r>
                  <w:proofErr w:type="spellStart"/>
                  <w:r>
                    <w:rPr>
                      <w:rFonts w:ascii="Atkinson Hyperlegible" w:eastAsia="Atkinson Hyperlegible" w:hAnsi="Atkinson Hyperlegible" w:cs="Atkinson Hyperlegible"/>
                      <w:b/>
                      <w:bCs/>
                      <w:i/>
                      <w:iCs/>
                    </w:rPr>
                    <w:t>indikator</w:t>
                  </w:r>
                  <w:proofErr w:type="spellEnd"/>
                  <w:r>
                    <w:rPr>
                      <w:rFonts w:ascii="Atkinson Hyperlegible" w:eastAsia="Atkinson Hyperlegible" w:hAnsi="Atkinson Hyperlegible" w:cs="Atkinson Hyperlegible"/>
                      <w:b/>
                      <w:bCs/>
                      <w:i/>
                      <w:iCs/>
                    </w:rPr>
                    <w:t xml:space="preserve">/ </w:t>
                  </w:r>
                  <w:proofErr w:type="spellStart"/>
                  <w:r>
                    <w:rPr>
                      <w:rFonts w:ascii="Atkinson Hyperlegible" w:eastAsia="Atkinson Hyperlegible" w:hAnsi="Atkinson Hyperlegible" w:cs="Atkinson Hyperlegible"/>
                      <w:b/>
                      <w:bCs/>
                      <w:i/>
                      <w:iCs/>
                    </w:rPr>
                    <w:t>ukuran</w:t>
                  </w:r>
                  <w:proofErr w:type="spellEnd"/>
                  <w:r>
                    <w:rPr>
                      <w:rFonts w:ascii="Atkinson Hyperlegible" w:eastAsia="Atkinson Hyperlegible" w:hAnsi="Atkinson Hyperlegible" w:cs="Atkinson Hyperlegible"/>
                      <w:b/>
                      <w:bCs/>
                      <w:i/>
                      <w:iCs/>
                    </w:rPr>
                    <w:t>)</w:t>
                  </w:r>
                  <w:r>
                    <w:rPr>
                      <w:rFonts w:ascii="Atkinson Hyperlegible" w:eastAsia="Atkinson Hyperlegible" w:hAnsi="Atkinson Hyperlegible" w:cs="Atkinson Hyperlegible"/>
                      <w:b/>
                      <w:bCs/>
                    </w:rPr>
                    <w:br/>
                  </w:r>
                  <w:r>
                    <w:rPr>
                      <w:rFonts w:ascii="Atkinson Hyperlegible" w:eastAsia="Atkinson Hyperlegible" w:hAnsi="Atkinson Hyperlegible" w:cs="Atkinson Hyperlegible"/>
                      <w:i/>
                      <w:iCs/>
                    </w:rPr>
                    <w:t xml:space="preserve">Isi pada </w:t>
                  </w:r>
                  <w:proofErr w:type="spellStart"/>
                  <w:r>
                    <w:rPr>
                      <w:rFonts w:ascii="Atkinson Hyperlegible" w:eastAsia="Atkinson Hyperlegible" w:hAnsi="Atkinson Hyperlegible" w:cs="Atkinson Hyperlegible"/>
                      <w:i/>
                      <w:iCs/>
                    </w:rPr>
                    <w:t>akhir</w:t>
                  </w:r>
                  <w:proofErr w:type="spellEnd"/>
                  <w:r>
                    <w:rPr>
                      <w:rFonts w:ascii="Atkinson Hyperlegible" w:eastAsia="Atkinson Hyperlegible" w:hAnsi="Atkinson Hyperlegible" w:cs="Atkinson Hyperlegible"/>
                      <w:i/>
                      <w:iCs/>
                    </w:rPr>
                    <w:t xml:space="preserve"> </w:t>
                  </w:r>
                  <w:proofErr w:type="spellStart"/>
                  <w:r>
                    <w:rPr>
                      <w:rFonts w:ascii="Atkinson Hyperlegible" w:eastAsia="Atkinson Hyperlegible" w:hAnsi="Atkinson Hyperlegible" w:cs="Atkinson Hyperlegible"/>
                      <w:i/>
                      <w:iCs/>
                    </w:rPr>
                    <w:t>setiap</w:t>
                  </w:r>
                  <w:proofErr w:type="spellEnd"/>
                  <w:r>
                    <w:rPr>
                      <w:rFonts w:ascii="Atkinson Hyperlegible" w:eastAsia="Atkinson Hyperlegible" w:hAnsi="Atkinson Hyperlegible" w:cs="Atkinson Hyperlegible"/>
                      <w:i/>
                      <w:iCs/>
                    </w:rPr>
                    <w:t xml:space="preserve"> </w:t>
                  </w:r>
                  <w:proofErr w:type="spellStart"/>
                  <w:r>
                    <w:rPr>
                      <w:rFonts w:ascii="Atkinson Hyperlegible" w:eastAsia="Atkinson Hyperlegible" w:hAnsi="Atkinson Hyperlegible" w:cs="Atkinson Hyperlegible"/>
                      <w:i/>
                      <w:iCs/>
                    </w:rPr>
                    <w:t>bulan</w:t>
                  </w:r>
                  <w:proofErr w:type="spellEnd"/>
                </w:p>
              </w:tc>
              <w:tc>
                <w:tcPr>
                  <w:tcW w:w="3930" w:type="dxa"/>
                  <w:shd w:val="clear" w:color="auto" w:fill="C9DAF8"/>
                  <w:tcMar>
                    <w:top w:w="100" w:type="dxa"/>
                    <w:left w:w="100" w:type="dxa"/>
                    <w:bottom w:w="100" w:type="dxa"/>
                    <w:right w:w="100" w:type="dxa"/>
                  </w:tcMar>
                </w:tcPr>
                <w:p w14:paraId="05035935" w14:textId="77777777" w:rsidR="002609A7" w:rsidRDefault="00D34159">
                  <w:pPr>
                    <w:widowControl w:val="0"/>
                    <w:spacing w:line="240" w:lineRule="auto"/>
                    <w:rPr>
                      <w:rFonts w:ascii="Atkinson Hyperlegible" w:eastAsia="Atkinson Hyperlegible" w:hAnsi="Atkinson Hyperlegible" w:cs="Atkinson Hyperlegible"/>
                      <w:b/>
                      <w:bCs/>
                    </w:rPr>
                  </w:pPr>
                  <w:r>
                    <w:rPr>
                      <w:rFonts w:ascii="Atkinson Hyperlegible" w:eastAsia="Atkinson Hyperlegible" w:hAnsi="Atkinson Hyperlegible" w:cs="Atkinson Hyperlegible"/>
                      <w:b/>
                      <w:bCs/>
                    </w:rPr>
                    <w:t xml:space="preserve">Check, Act: </w:t>
                  </w:r>
                  <w:proofErr w:type="spellStart"/>
                  <w:r>
                    <w:rPr>
                      <w:rFonts w:ascii="Atkinson Hyperlegible" w:eastAsia="Atkinson Hyperlegible" w:hAnsi="Atkinson Hyperlegible" w:cs="Atkinson Hyperlegible"/>
                      <w:b/>
                      <w:bCs/>
                    </w:rPr>
                    <w:t>Apakah</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perubahan</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penambahbaikan</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diperlukan</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untuk</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langkah</w:t>
                  </w:r>
                  <w:proofErr w:type="spellEnd"/>
                  <w:r>
                    <w:rPr>
                      <w:rFonts w:ascii="Atkinson Hyperlegible" w:eastAsia="Atkinson Hyperlegible" w:hAnsi="Atkinson Hyperlegible" w:cs="Atkinson Hyperlegible"/>
                      <w:b/>
                      <w:bCs/>
                    </w:rPr>
                    <w:t xml:space="preserve"> </w:t>
                  </w:r>
                  <w:proofErr w:type="spellStart"/>
                  <w:r>
                    <w:rPr>
                      <w:rFonts w:ascii="Atkinson Hyperlegible" w:eastAsia="Atkinson Hyperlegible" w:hAnsi="Atkinson Hyperlegible" w:cs="Atkinson Hyperlegible"/>
                      <w:b/>
                      <w:bCs/>
                    </w:rPr>
                    <w:t>seterusnya</w:t>
                  </w:r>
                  <w:proofErr w:type="spellEnd"/>
                  <w:r>
                    <w:rPr>
                      <w:rFonts w:ascii="Atkinson Hyperlegible" w:eastAsia="Atkinson Hyperlegible" w:hAnsi="Atkinson Hyperlegible" w:cs="Atkinson Hyperlegible"/>
                      <w:b/>
                      <w:bCs/>
                    </w:rPr>
                    <w:t xml:space="preserve">? </w:t>
                  </w:r>
                  <w:r>
                    <w:rPr>
                      <w:rFonts w:ascii="Atkinson Hyperlegible" w:eastAsia="Atkinson Hyperlegible" w:hAnsi="Atkinson Hyperlegible" w:cs="Atkinson Hyperlegible"/>
                      <w:b/>
                      <w:bCs/>
                    </w:rPr>
                    <w:br/>
                  </w:r>
                  <w:r>
                    <w:rPr>
                      <w:rFonts w:ascii="Atkinson Hyperlegible" w:eastAsia="Atkinson Hyperlegible" w:hAnsi="Atkinson Hyperlegible" w:cs="Atkinson Hyperlegible"/>
                      <w:i/>
                      <w:iCs/>
                    </w:rPr>
                    <w:t xml:space="preserve">Isi pada </w:t>
                  </w:r>
                  <w:proofErr w:type="spellStart"/>
                  <w:r>
                    <w:rPr>
                      <w:rFonts w:ascii="Atkinson Hyperlegible" w:eastAsia="Atkinson Hyperlegible" w:hAnsi="Atkinson Hyperlegible" w:cs="Atkinson Hyperlegible"/>
                      <w:i/>
                      <w:iCs/>
                    </w:rPr>
                    <w:t>akhir</w:t>
                  </w:r>
                  <w:proofErr w:type="spellEnd"/>
                  <w:r>
                    <w:rPr>
                      <w:rFonts w:ascii="Atkinson Hyperlegible" w:eastAsia="Atkinson Hyperlegible" w:hAnsi="Atkinson Hyperlegible" w:cs="Atkinson Hyperlegible"/>
                      <w:i/>
                      <w:iCs/>
                    </w:rPr>
                    <w:t xml:space="preserve"> </w:t>
                  </w:r>
                  <w:proofErr w:type="spellStart"/>
                  <w:r>
                    <w:rPr>
                      <w:rFonts w:ascii="Atkinson Hyperlegible" w:eastAsia="Atkinson Hyperlegible" w:hAnsi="Atkinson Hyperlegible" w:cs="Atkinson Hyperlegible"/>
                      <w:i/>
                      <w:iCs/>
                    </w:rPr>
                    <w:t>setiap</w:t>
                  </w:r>
                  <w:proofErr w:type="spellEnd"/>
                  <w:r>
                    <w:rPr>
                      <w:rFonts w:ascii="Atkinson Hyperlegible" w:eastAsia="Atkinson Hyperlegible" w:hAnsi="Atkinson Hyperlegible" w:cs="Atkinson Hyperlegible"/>
                      <w:i/>
                      <w:iCs/>
                    </w:rPr>
                    <w:t xml:space="preserve"> </w:t>
                  </w:r>
                  <w:proofErr w:type="spellStart"/>
                  <w:r>
                    <w:rPr>
                      <w:rFonts w:ascii="Atkinson Hyperlegible" w:eastAsia="Atkinson Hyperlegible" w:hAnsi="Atkinson Hyperlegible" w:cs="Atkinson Hyperlegible"/>
                      <w:i/>
                      <w:iCs/>
                    </w:rPr>
                    <w:t>bulan</w:t>
                  </w:r>
                  <w:proofErr w:type="spellEnd"/>
                </w:p>
              </w:tc>
            </w:tr>
            <w:tr w:rsidR="002609A7" w14:paraId="1F66FE94" w14:textId="77777777">
              <w:tc>
                <w:tcPr>
                  <w:tcW w:w="1635" w:type="dxa"/>
                  <w:tcMar>
                    <w:top w:w="100" w:type="dxa"/>
                    <w:left w:w="100" w:type="dxa"/>
                    <w:bottom w:w="100" w:type="dxa"/>
                    <w:right w:w="100" w:type="dxa"/>
                  </w:tcMar>
                </w:tcPr>
                <w:p w14:paraId="52396263" w14:textId="77777777" w:rsidR="002609A7" w:rsidRDefault="00D34159">
                  <w:pPr>
                    <w:widowControl w:val="0"/>
                    <w:spacing w:line="240" w:lineRule="auto"/>
                    <w:rPr>
                      <w:rFonts w:ascii="Atkinson Hyperlegible" w:eastAsia="Atkinson Hyperlegible" w:hAnsi="Atkinson Hyperlegible" w:cs="Atkinson Hyperlegible"/>
                      <w:i/>
                      <w:iCs/>
                      <w:color w:val="666666"/>
                    </w:rPr>
                  </w:pPr>
                  <w:proofErr w:type="spellStart"/>
                  <w:r>
                    <w:rPr>
                      <w:rFonts w:ascii="Atkinson Hyperlegible" w:eastAsia="Atkinson Hyperlegible" w:hAnsi="Atkinson Hyperlegible" w:cs="Atkinson Hyperlegible"/>
                      <w:i/>
                      <w:iCs/>
                      <w:color w:val="666666"/>
                    </w:rPr>
                    <w:t>Contoh</w:t>
                  </w:r>
                  <w:proofErr w:type="spellEnd"/>
                  <w:r>
                    <w:rPr>
                      <w:rFonts w:ascii="Atkinson Hyperlegible" w:eastAsia="Atkinson Hyperlegible" w:hAnsi="Atkinson Hyperlegible" w:cs="Atkinson Hyperlegible"/>
                      <w:i/>
                      <w:iCs/>
                      <w:color w:val="666666"/>
                    </w:rPr>
                    <w:t>: April</w:t>
                  </w:r>
                </w:p>
              </w:tc>
              <w:tc>
                <w:tcPr>
                  <w:tcW w:w="3930" w:type="dxa"/>
                  <w:tcMar>
                    <w:top w:w="100" w:type="dxa"/>
                    <w:left w:w="100" w:type="dxa"/>
                    <w:bottom w:w="100" w:type="dxa"/>
                    <w:right w:w="100" w:type="dxa"/>
                  </w:tcMar>
                </w:tcPr>
                <w:p w14:paraId="7E805D22" w14:textId="77777777" w:rsidR="002609A7" w:rsidRDefault="00D34159">
                  <w:pPr>
                    <w:widowControl w:val="0"/>
                    <w:numPr>
                      <w:ilvl w:val="0"/>
                      <w:numId w:val="14"/>
                    </w:numPr>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1 </w:t>
                  </w:r>
                  <w:proofErr w:type="spellStart"/>
                  <w:r>
                    <w:rPr>
                      <w:rFonts w:ascii="Atkinson Hyperlegible" w:eastAsia="Atkinson Hyperlegible" w:hAnsi="Atkinson Hyperlegible" w:cs="Atkinson Hyperlegible"/>
                      <w:i/>
                      <w:iCs/>
                      <w:color w:val="666666"/>
                    </w:rPr>
                    <w:t>sesi</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latihan</w:t>
                  </w:r>
                  <w:proofErr w:type="spellEnd"/>
                  <w:r>
                    <w:rPr>
                      <w:rFonts w:ascii="Atkinson Hyperlegible" w:eastAsia="Atkinson Hyperlegible" w:hAnsi="Atkinson Hyperlegible" w:cs="Atkinson Hyperlegible"/>
                      <w:i/>
                      <w:iCs/>
                      <w:color w:val="666666"/>
                    </w:rPr>
                    <w:t xml:space="preserve"> AJK </w:t>
                  </w:r>
                  <w:proofErr w:type="spellStart"/>
                  <w:r>
                    <w:rPr>
                      <w:rFonts w:ascii="Atkinson Hyperlegible" w:eastAsia="Atkinson Hyperlegible" w:hAnsi="Atkinson Hyperlegible" w:cs="Atkinson Hyperlegible"/>
                      <w:i/>
                      <w:iCs/>
                      <w:color w:val="666666"/>
                    </w:rPr>
                    <w:t>kelab</w:t>
                  </w:r>
                  <w:proofErr w:type="spellEnd"/>
                </w:p>
                <w:p w14:paraId="1D81D425" w14:textId="77777777" w:rsidR="002609A7" w:rsidRDefault="00D34159">
                  <w:pPr>
                    <w:widowControl w:val="0"/>
                    <w:numPr>
                      <w:ilvl w:val="0"/>
                      <w:numId w:val="14"/>
                    </w:numPr>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1 </w:t>
                  </w:r>
                  <w:proofErr w:type="spellStart"/>
                  <w:r>
                    <w:rPr>
                      <w:rFonts w:ascii="Atkinson Hyperlegible" w:eastAsia="Atkinson Hyperlegible" w:hAnsi="Atkinson Hyperlegible" w:cs="Atkinson Hyperlegible"/>
                      <w:i/>
                      <w:iCs/>
                      <w:color w:val="666666"/>
                    </w:rPr>
                    <w:t>perjumpaan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kelab</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dengan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kehadiran</w:t>
                  </w:r>
                  <w:proofErr w:type="spellEnd"/>
                  <w:r>
                    <w:rPr>
                      <w:rFonts w:ascii="Atkinson Hyperlegible" w:eastAsia="Atkinson Hyperlegible" w:hAnsi="Atkinson Hyperlegible" w:cs="Atkinson Hyperlegible"/>
                      <w:i/>
                      <w:iCs/>
                      <w:color w:val="666666"/>
                    </w:rPr>
                    <w:t xml:space="preserve"> 80%</w:t>
                  </w:r>
                  <w:r>
                    <w:rPr>
                      <w:rFonts w:ascii="Atkinson Hyperlegible" w:eastAsia="Atkinson Hyperlegible" w:hAnsi="Atkinson Hyperlegible" w:cs="Atkinson Hyperlegible"/>
                      <w:i/>
                      <w:iCs/>
                      <w:color w:val="666666"/>
                    </w:rPr>
                    <w:tab/>
                  </w:r>
                  <w:r>
                    <w:rPr>
                      <w:rFonts w:ascii="Atkinson Hyperlegible" w:eastAsia="Atkinson Hyperlegible" w:hAnsi="Atkinson Hyperlegible" w:cs="Atkinson Hyperlegible"/>
                      <w:i/>
                      <w:iCs/>
                      <w:color w:val="666666"/>
                    </w:rPr>
                    <w:tab/>
                    <w:t xml:space="preserve"> </w:t>
                  </w:r>
                </w:p>
              </w:tc>
              <w:tc>
                <w:tcPr>
                  <w:tcW w:w="4185" w:type="dxa"/>
                  <w:tcMar>
                    <w:top w:w="100" w:type="dxa"/>
                    <w:left w:w="100" w:type="dxa"/>
                    <w:bottom w:w="100" w:type="dxa"/>
                    <w:right w:w="100" w:type="dxa"/>
                  </w:tcMar>
                </w:tcPr>
                <w:p w14:paraId="18B44D69" w14:textId="77777777" w:rsidR="002609A7" w:rsidRDefault="00D34159">
                  <w:pPr>
                    <w:widowControl w:val="0"/>
                    <w:numPr>
                      <w:ilvl w:val="0"/>
                      <w:numId w:val="16"/>
                    </w:numPr>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1 </w:t>
                  </w:r>
                  <w:proofErr w:type="spellStart"/>
                  <w:r>
                    <w:rPr>
                      <w:rFonts w:ascii="Atkinson Hyperlegible" w:eastAsia="Atkinson Hyperlegible" w:hAnsi="Atkinson Hyperlegible" w:cs="Atkinson Hyperlegible"/>
                      <w:i/>
                      <w:iCs/>
                      <w:color w:val="666666"/>
                    </w:rPr>
                    <w:t>sesi</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latihan</w:t>
                  </w:r>
                  <w:proofErr w:type="spellEnd"/>
                  <w:r>
                    <w:rPr>
                      <w:rFonts w:ascii="Atkinson Hyperlegible" w:eastAsia="Atkinson Hyperlegible" w:hAnsi="Atkinson Hyperlegible" w:cs="Atkinson Hyperlegible"/>
                      <w:i/>
                      <w:iCs/>
                      <w:color w:val="666666"/>
                    </w:rPr>
                    <w:t xml:space="preserve"> AJK </w:t>
                  </w:r>
                  <w:proofErr w:type="spellStart"/>
                  <w:r>
                    <w:rPr>
                      <w:rFonts w:ascii="Atkinson Hyperlegible" w:eastAsia="Atkinson Hyperlegible" w:hAnsi="Atkinson Hyperlegible" w:cs="Atkinson Hyperlegible"/>
                      <w:i/>
                      <w:iCs/>
                      <w:color w:val="666666"/>
                    </w:rPr>
                    <w:t>kelab</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dijalankan</w:t>
                  </w:r>
                  <w:proofErr w:type="spellEnd"/>
                </w:p>
                <w:p w14:paraId="580A70F0" w14:textId="77777777" w:rsidR="002609A7" w:rsidRDefault="00D34159">
                  <w:pPr>
                    <w:widowControl w:val="0"/>
                    <w:numPr>
                      <w:ilvl w:val="0"/>
                      <w:numId w:val="16"/>
                    </w:numPr>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1 </w:t>
                  </w:r>
                  <w:proofErr w:type="spellStart"/>
                  <w:r>
                    <w:rPr>
                      <w:rFonts w:ascii="Atkinson Hyperlegible" w:eastAsia="Atkinson Hyperlegible" w:hAnsi="Atkinson Hyperlegible" w:cs="Atkinson Hyperlegible"/>
                      <w:i/>
                      <w:iCs/>
                      <w:color w:val="666666"/>
                    </w:rPr>
                    <w:t>perjumpaan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kelab</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kehadiran</w:t>
                  </w:r>
                  <w:proofErr w:type="spellEnd"/>
                  <w:r>
                    <w:rPr>
                      <w:rFonts w:ascii="Atkinson Hyperlegible" w:eastAsia="Atkinson Hyperlegible" w:hAnsi="Atkinson Hyperlegible" w:cs="Atkinson Hyperlegible"/>
                      <w:i/>
                      <w:iCs/>
                      <w:color w:val="666666"/>
                    </w:rPr>
                    <w:t xml:space="preserve"> 60%</w:t>
                  </w:r>
                  <w:r>
                    <w:rPr>
                      <w:rFonts w:ascii="Atkinson Hyperlegible" w:eastAsia="Atkinson Hyperlegible" w:hAnsi="Atkinson Hyperlegible" w:cs="Atkinson Hyperlegible"/>
                      <w:i/>
                      <w:iCs/>
                      <w:color w:val="666666"/>
                    </w:rPr>
                    <w:tab/>
                  </w:r>
                  <w:r>
                    <w:rPr>
                      <w:rFonts w:ascii="Atkinson Hyperlegible" w:eastAsia="Atkinson Hyperlegible" w:hAnsi="Atkinson Hyperlegible" w:cs="Atkinson Hyperlegible"/>
                      <w:i/>
                      <w:iCs/>
                      <w:color w:val="666666"/>
                    </w:rPr>
                    <w:tab/>
                  </w:r>
                </w:p>
              </w:tc>
              <w:tc>
                <w:tcPr>
                  <w:tcW w:w="3930" w:type="dxa"/>
                  <w:tcMar>
                    <w:top w:w="100" w:type="dxa"/>
                    <w:left w:w="100" w:type="dxa"/>
                    <w:bottom w:w="100" w:type="dxa"/>
                    <w:right w:w="100" w:type="dxa"/>
                  </w:tcMar>
                </w:tcPr>
                <w:p w14:paraId="239B7F15" w14:textId="77777777" w:rsidR="002609A7" w:rsidRDefault="00D34159">
                  <w:pPr>
                    <w:widowControl w:val="0"/>
                    <w:spacing w:line="240" w:lineRule="auto"/>
                    <w:rPr>
                      <w:rFonts w:ascii="Atkinson Hyperlegible" w:eastAsia="Atkinson Hyperlegible" w:hAnsi="Atkinson Hyperlegible" w:cs="Atkinson Hyperlegible"/>
                      <w:i/>
                      <w:iCs/>
                      <w:color w:val="666666"/>
                    </w:rPr>
                  </w:pPr>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Perlu</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lebih</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hebahan</w:t>
                  </w:r>
                  <w:proofErr w:type="spellEnd"/>
                  <w:r>
                    <w:rPr>
                      <w:rFonts w:ascii="Atkinson Hyperlegible" w:eastAsia="Atkinson Hyperlegible" w:hAnsi="Atkinson Hyperlegible" w:cs="Atkinson Hyperlegible"/>
                      <w:i/>
                      <w:iCs/>
                      <w:color w:val="666666"/>
                    </w:rPr>
                    <w:t xml:space="preserve">. AJK </w:t>
                  </w:r>
                  <w:proofErr w:type="spellStart"/>
                  <w:r>
                    <w:rPr>
                      <w:rFonts w:ascii="Atkinson Hyperlegible" w:eastAsia="Atkinson Hyperlegible" w:hAnsi="Atkinson Hyperlegible" w:cs="Atkinson Hyperlegible"/>
                      <w:i/>
                      <w:iCs/>
                      <w:color w:val="666666"/>
                    </w:rPr>
                    <w:t>kelab</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akan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sediakan</w:t>
                  </w:r>
                  <w:proofErr w:type="spellEnd"/>
                  <w:r>
                    <w:rPr>
                      <w:rFonts w:ascii="Atkinson Hyperlegible" w:eastAsia="Atkinson Hyperlegible" w:hAnsi="Atkinson Hyperlegible" w:cs="Atkinson Hyperlegible"/>
                      <w:i/>
                      <w:iCs/>
                      <w:color w:val="666666"/>
                    </w:rPr>
                    <w:t xml:space="preserve"> poster digital </w:t>
                  </w:r>
                  <w:proofErr w:type="spellStart"/>
                  <w:proofErr w:type="gramStart"/>
                  <w:r>
                    <w:rPr>
                      <w:rFonts w:ascii="Atkinson Hyperlegible" w:eastAsia="Atkinson Hyperlegible" w:hAnsi="Atkinson Hyperlegible" w:cs="Atkinson Hyperlegible"/>
                      <w:i/>
                      <w:iCs/>
                      <w:color w:val="666666"/>
                    </w:rPr>
                    <w:t>untuk</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peringatan</w:t>
                  </w:r>
                  <w:proofErr w:type="spellEnd"/>
                  <w:proofErr w:type="gram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pertandingan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supaya</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ahli</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hadir</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bagi</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perjumpaan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bulan</w:t>
                  </w:r>
                  <w:proofErr w:type="spellEnd"/>
                  <w:r>
                    <w:rPr>
                      <w:rFonts w:ascii="Atkinson Hyperlegible" w:eastAsia="Atkinson Hyperlegible" w:hAnsi="Atkinson Hyperlegible" w:cs="Atkinson Hyperlegible"/>
                      <w:i/>
                      <w:iCs/>
                      <w:color w:val="666666"/>
                    </w:rPr>
                    <w:t xml:space="preserve"> Mei.</w:t>
                  </w:r>
                </w:p>
              </w:tc>
            </w:tr>
            <w:tr w:rsidR="002609A7" w:rsidRPr="00692821" w14:paraId="43A74FB9" w14:textId="77777777">
              <w:tc>
                <w:tcPr>
                  <w:tcW w:w="1635" w:type="dxa"/>
                  <w:tcMar>
                    <w:top w:w="100" w:type="dxa"/>
                    <w:left w:w="100" w:type="dxa"/>
                    <w:bottom w:w="100" w:type="dxa"/>
                    <w:right w:w="100" w:type="dxa"/>
                  </w:tcMar>
                </w:tcPr>
                <w:p w14:paraId="4D414536"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b/>
                      <w:bCs/>
                    </w:rPr>
                    <w:t>Mac 15-30</w:t>
                  </w:r>
                  <w:r>
                    <w:rPr>
                      <w:rFonts w:ascii="Atkinson Hyperlegible" w:eastAsia="Atkinson Hyperlegible" w:hAnsi="Atkinson Hyperlegible" w:cs="Atkinson Hyperlegible"/>
                      <w:b/>
                      <w:bCs/>
                    </w:rPr>
                    <w:br/>
                  </w:r>
                  <w:proofErr w:type="spellStart"/>
                  <w:r>
                    <w:rPr>
                      <w:rFonts w:ascii="Atkinson Hyperlegible" w:eastAsia="Atkinson Hyperlegible" w:hAnsi="Atkinson Hyperlegible" w:cs="Atkinson Hyperlegible"/>
                      <w:i/>
                      <w:iCs/>
                    </w:rPr>
                    <w:t>Rancang</w:t>
                  </w:r>
                  <w:proofErr w:type="spellEnd"/>
                </w:p>
                <w:p w14:paraId="5C091377" w14:textId="77777777" w:rsidR="002609A7" w:rsidRDefault="002609A7">
                  <w:pPr>
                    <w:widowControl w:val="0"/>
                    <w:spacing w:line="240" w:lineRule="auto"/>
                    <w:rPr>
                      <w:rFonts w:ascii="Atkinson Hyperlegible" w:eastAsia="Atkinson Hyperlegible" w:hAnsi="Atkinson Hyperlegible" w:cs="Atkinson Hyperlegible"/>
                      <w:i/>
                      <w:iCs/>
                    </w:rPr>
                  </w:pPr>
                </w:p>
                <w:p w14:paraId="633C96D1" w14:textId="77777777" w:rsidR="002609A7" w:rsidRDefault="002609A7">
                  <w:pPr>
                    <w:widowControl w:val="0"/>
                    <w:spacing w:line="240" w:lineRule="auto"/>
                    <w:rPr>
                      <w:rFonts w:ascii="Atkinson Hyperlegible" w:eastAsia="Atkinson Hyperlegible" w:hAnsi="Atkinson Hyperlegible" w:cs="Atkinson Hyperlegible"/>
                      <w:i/>
                      <w:iCs/>
                    </w:rPr>
                  </w:pPr>
                </w:p>
              </w:tc>
              <w:tc>
                <w:tcPr>
                  <w:tcW w:w="3930" w:type="dxa"/>
                  <w:tcMar>
                    <w:top w:w="100" w:type="dxa"/>
                    <w:left w:w="100" w:type="dxa"/>
                    <w:bottom w:w="100" w:type="dxa"/>
                    <w:right w:w="100" w:type="dxa"/>
                  </w:tcMar>
                </w:tcPr>
                <w:p w14:paraId="2672C0EB"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 </w:t>
                  </w:r>
                  <w:proofErr w:type="spellStart"/>
                  <w:r>
                    <w:rPr>
                      <w:rFonts w:ascii="Atkinson Hyperlegible" w:eastAsia="Atkinson Hyperlegible" w:hAnsi="Atkinson Hyperlegible" w:cs="Atkinson Hyperlegible"/>
                      <w:color w:val="0000FF"/>
                    </w:rPr>
                    <w:t>disasar</w:t>
                  </w:r>
                  <w:proofErr w:type="spellEnd"/>
                  <w:r>
                    <w:rPr>
                      <w:rFonts w:ascii="Atkinson Hyperlegible" w:eastAsia="Atkinson Hyperlegible" w:hAnsi="Atkinson Hyperlegible" w:cs="Atkinson Hyperlegible"/>
                      <w:color w:val="0000FF"/>
                    </w:rPr>
                    <w:t>:</w:t>
                  </w:r>
                </w:p>
                <w:p w14:paraId="57980BB2" w14:textId="77777777" w:rsidR="005D548B" w:rsidRPr="005D548B" w:rsidRDefault="005D548B" w:rsidP="005D548B">
                  <w:pPr>
                    <w:widowControl w:val="0"/>
                    <w:numPr>
                      <w:ilvl w:val="0"/>
                      <w:numId w:val="5"/>
                    </w:numPr>
                    <w:spacing w:line="240" w:lineRule="auto"/>
                    <w:rPr>
                      <w:rFonts w:ascii="Atkinson Hyperlegible" w:eastAsia="Atkinson Hyperlegible" w:hAnsi="Atkinson Hyperlegible" w:cs="Atkinson Hyperlegible"/>
                      <w:color w:val="0000FF"/>
                      <w:lang w:val="en-MY"/>
                    </w:rPr>
                  </w:pPr>
                  <w:proofErr w:type="spellStart"/>
                  <w:r w:rsidRPr="005D548B">
                    <w:rPr>
                      <w:rFonts w:ascii="Atkinson Hyperlegible" w:eastAsia="Atkinson Hyperlegible" w:hAnsi="Atkinson Hyperlegible" w:cs="Atkinson Hyperlegible"/>
                      <w:color w:val="0000FF"/>
                      <w:lang w:val="en-MY"/>
                    </w:rPr>
                    <w:t>Aktiviti</w:t>
                  </w:r>
                  <w:proofErr w:type="spellEnd"/>
                  <w:r w:rsidRPr="005D548B">
                    <w:rPr>
                      <w:rFonts w:ascii="Atkinson Hyperlegible" w:eastAsia="Atkinson Hyperlegible" w:hAnsi="Atkinson Hyperlegible" w:cs="Atkinson Hyperlegible"/>
                      <w:color w:val="0000FF"/>
                      <w:lang w:val="en-MY"/>
                    </w:rPr>
                    <w:t xml:space="preserve"> &amp; Output </w:t>
                  </w:r>
                  <w:proofErr w:type="spellStart"/>
                  <w:r w:rsidRPr="005D548B">
                    <w:rPr>
                      <w:rFonts w:ascii="Atkinson Hyperlegible" w:eastAsia="Atkinson Hyperlegible" w:hAnsi="Atkinson Hyperlegible" w:cs="Atkinson Hyperlegible"/>
                      <w:color w:val="0000FF"/>
                      <w:lang w:val="en-MY"/>
                    </w:rPr>
                    <w:t>disasar</w:t>
                  </w:r>
                  <w:proofErr w:type="spellEnd"/>
                  <w:r w:rsidRPr="005D548B">
                    <w:rPr>
                      <w:rFonts w:ascii="Atkinson Hyperlegible" w:eastAsia="Atkinson Hyperlegible" w:hAnsi="Atkinson Hyperlegible" w:cs="Atkinson Hyperlegible"/>
                      <w:color w:val="0000FF"/>
                      <w:lang w:val="en-MY"/>
                    </w:rPr>
                    <w:t>:</w:t>
                  </w:r>
                </w:p>
                <w:p w14:paraId="7F059768" w14:textId="77777777" w:rsidR="005D548B" w:rsidRPr="005D548B" w:rsidRDefault="005D548B" w:rsidP="005D548B">
                  <w:pPr>
                    <w:widowControl w:val="0"/>
                    <w:spacing w:line="240" w:lineRule="auto"/>
                    <w:ind w:left="720"/>
                    <w:rPr>
                      <w:rFonts w:ascii="Atkinson Hyperlegible" w:eastAsia="Atkinson Hyperlegible" w:hAnsi="Atkinson Hyperlegible" w:cs="Atkinson Hyperlegible"/>
                      <w:color w:val="0000FF"/>
                      <w:lang w:val="fi-FI"/>
                    </w:rPr>
                  </w:pPr>
                  <w:r w:rsidRPr="005D548B">
                    <w:rPr>
                      <w:rFonts w:ascii="Atkinson Hyperlegible" w:eastAsia="Atkinson Hyperlegible" w:hAnsi="Atkinson Hyperlegible" w:cs="Atkinson Hyperlegible"/>
                      <w:color w:val="0000FF"/>
                      <w:lang w:val="fi-FI"/>
                    </w:rPr>
                    <w:t xml:space="preserve">1 sesi menulis esei menggugnakan kertas ujian sebenar MUET Sesi 1 2025 </w:t>
                  </w:r>
                </w:p>
                <w:p w14:paraId="36423690" w14:textId="77777777" w:rsidR="005D548B" w:rsidRPr="00DD660C" w:rsidRDefault="005D548B" w:rsidP="005D548B">
                  <w:pPr>
                    <w:widowControl w:val="0"/>
                    <w:spacing w:line="240" w:lineRule="auto"/>
                    <w:rPr>
                      <w:rFonts w:ascii="Atkinson Hyperlegible" w:eastAsia="Atkinson Hyperlegible" w:hAnsi="Atkinson Hyperlegible" w:cs="Atkinson Hyperlegible"/>
                      <w:color w:val="0000FF"/>
                      <w:lang w:val="fi-FI"/>
                    </w:rPr>
                  </w:pPr>
                </w:p>
                <w:p w14:paraId="148E78A1" w14:textId="1BA5FD4D" w:rsidR="005D548B" w:rsidRPr="005D548B" w:rsidRDefault="005D548B" w:rsidP="005D548B">
                  <w:pPr>
                    <w:widowControl w:val="0"/>
                    <w:spacing w:line="240" w:lineRule="auto"/>
                    <w:rPr>
                      <w:rFonts w:ascii="Atkinson Hyperlegible" w:eastAsia="Atkinson Hyperlegible" w:hAnsi="Atkinson Hyperlegible" w:cs="Atkinson Hyperlegible"/>
                      <w:color w:val="0000FF"/>
                      <w:lang w:val="en-MY"/>
                    </w:rPr>
                  </w:pPr>
                  <w:r w:rsidRPr="005D548B">
                    <w:rPr>
                      <w:rFonts w:ascii="Atkinson Hyperlegible" w:eastAsia="Atkinson Hyperlegible" w:hAnsi="Atkinson Hyperlegible" w:cs="Atkinson Hyperlegible"/>
                      <w:color w:val="0000FF"/>
                      <w:lang w:val="en-MY"/>
                    </w:rPr>
                    <w:t xml:space="preserve">Output </w:t>
                  </w:r>
                  <w:proofErr w:type="spellStart"/>
                  <w:r w:rsidRPr="005D548B">
                    <w:rPr>
                      <w:rFonts w:ascii="Atkinson Hyperlegible" w:eastAsia="Atkinson Hyperlegible" w:hAnsi="Atkinson Hyperlegible" w:cs="Atkinson Hyperlegible"/>
                      <w:color w:val="0000FF"/>
                      <w:lang w:val="en-MY"/>
                    </w:rPr>
                    <w:t>disasarkan</w:t>
                  </w:r>
                  <w:proofErr w:type="spellEnd"/>
                  <w:r w:rsidRPr="005D548B">
                    <w:rPr>
                      <w:rFonts w:ascii="Atkinson Hyperlegible" w:eastAsia="Atkinson Hyperlegible" w:hAnsi="Atkinson Hyperlegible" w:cs="Atkinson Hyperlegible"/>
                      <w:color w:val="0000FF"/>
                      <w:lang w:val="en-MY"/>
                    </w:rPr>
                    <w:t xml:space="preserve">: 20% </w:t>
                  </w:r>
                  <w:proofErr w:type="spellStart"/>
                  <w:r w:rsidRPr="005D548B">
                    <w:rPr>
                      <w:rFonts w:ascii="Atkinson Hyperlegible" w:eastAsia="Atkinson Hyperlegible" w:hAnsi="Atkinson Hyperlegible" w:cs="Atkinson Hyperlegible"/>
                      <w:color w:val="0000FF"/>
                      <w:lang w:val="en-MY"/>
                    </w:rPr>
                    <w:t>mencapai</w:t>
                  </w:r>
                  <w:proofErr w:type="spellEnd"/>
                  <w:r w:rsidRPr="005D548B">
                    <w:rPr>
                      <w:rFonts w:ascii="Atkinson Hyperlegible" w:eastAsia="Atkinson Hyperlegible" w:hAnsi="Atkinson Hyperlegible" w:cs="Atkinson Hyperlegible"/>
                      <w:color w:val="0000FF"/>
                      <w:lang w:val="en-MY"/>
                    </w:rPr>
                    <w:t xml:space="preserve"> Band 4 </w:t>
                  </w:r>
                  <w:proofErr w:type="spellStart"/>
                  <w:r w:rsidRPr="005D548B">
                    <w:rPr>
                      <w:rFonts w:ascii="Atkinson Hyperlegible" w:eastAsia="Atkinson Hyperlegible" w:hAnsi="Atkinson Hyperlegible" w:cs="Atkinson Hyperlegible"/>
                      <w:color w:val="0000FF"/>
                      <w:lang w:val="en-MY"/>
                    </w:rPr>
                    <w:t>ke</w:t>
                  </w:r>
                  <w:proofErr w:type="spellEnd"/>
                  <w:r w:rsidRPr="005D548B">
                    <w:rPr>
                      <w:rFonts w:ascii="Atkinson Hyperlegible" w:eastAsia="Atkinson Hyperlegible" w:hAnsi="Atkinson Hyperlegible" w:cs="Atkinson Hyperlegible"/>
                      <w:color w:val="0000FF"/>
                      <w:lang w:val="en-MY"/>
                    </w:rPr>
                    <w:t xml:space="preserve"> </w:t>
                  </w:r>
                  <w:proofErr w:type="spellStart"/>
                  <w:r w:rsidRPr="005D548B">
                    <w:rPr>
                      <w:rFonts w:ascii="Atkinson Hyperlegible" w:eastAsia="Atkinson Hyperlegible" w:hAnsi="Atkinson Hyperlegible" w:cs="Atkinson Hyperlegible"/>
                      <w:color w:val="0000FF"/>
                      <w:lang w:val="en-MY"/>
                    </w:rPr>
                    <w:t>atas</w:t>
                  </w:r>
                  <w:proofErr w:type="spellEnd"/>
                  <w:r w:rsidRPr="005D548B">
                    <w:rPr>
                      <w:rFonts w:ascii="Atkinson Hyperlegible" w:eastAsia="Atkinson Hyperlegible" w:hAnsi="Atkinson Hyperlegible" w:cs="Atkinson Hyperlegible"/>
                      <w:color w:val="0000FF"/>
                      <w:lang w:val="en-MY"/>
                    </w:rPr>
                    <w:t xml:space="preserve"> </w:t>
                  </w:r>
                  <w:proofErr w:type="spellStart"/>
                  <w:r w:rsidRPr="005D548B">
                    <w:rPr>
                      <w:rFonts w:ascii="Atkinson Hyperlegible" w:eastAsia="Atkinson Hyperlegible" w:hAnsi="Atkinson Hyperlegible" w:cs="Atkinson Hyperlegible"/>
                      <w:color w:val="0000FF"/>
                      <w:lang w:val="en-MY"/>
                    </w:rPr>
                    <w:t>daripada</w:t>
                  </w:r>
                  <w:proofErr w:type="spellEnd"/>
                  <w:r w:rsidRPr="005D548B">
                    <w:rPr>
                      <w:rFonts w:ascii="Atkinson Hyperlegible" w:eastAsia="Atkinson Hyperlegible" w:hAnsi="Atkinson Hyperlegible" w:cs="Atkinson Hyperlegible"/>
                      <w:color w:val="0000FF"/>
                      <w:lang w:val="en-MY"/>
                    </w:rPr>
                    <w:t xml:space="preserve"> </w:t>
                  </w:r>
                  <w:r w:rsidR="004B0D51">
                    <w:rPr>
                      <w:rFonts w:ascii="Atkinson Hyperlegible" w:eastAsia="Atkinson Hyperlegible" w:hAnsi="Atkinson Hyperlegible" w:cs="Atkinson Hyperlegible"/>
                      <w:color w:val="0000FF"/>
                      <w:lang w:val="en-MY"/>
                    </w:rPr>
                    <w:t>4</w:t>
                  </w:r>
                  <w:r w:rsidRPr="005D548B">
                    <w:rPr>
                      <w:rFonts w:ascii="Atkinson Hyperlegible" w:eastAsia="Atkinson Hyperlegible" w:hAnsi="Atkinson Hyperlegible" w:cs="Atkinson Hyperlegible"/>
                      <w:color w:val="0000FF"/>
                      <w:lang w:val="en-MY"/>
                    </w:rPr>
                    <w:t>0 sample</w:t>
                  </w:r>
                </w:p>
                <w:p w14:paraId="1B5FCDEA" w14:textId="77777777" w:rsidR="002609A7" w:rsidRDefault="002609A7" w:rsidP="005D548B">
                  <w:pPr>
                    <w:widowControl w:val="0"/>
                    <w:spacing w:line="240" w:lineRule="auto"/>
                    <w:ind w:left="720"/>
                    <w:rPr>
                      <w:rFonts w:ascii="Atkinson Hyperlegible" w:eastAsia="Atkinson Hyperlegible" w:hAnsi="Atkinson Hyperlegible" w:cs="Atkinson Hyperlegible"/>
                      <w:color w:val="0000FF"/>
                    </w:rPr>
                  </w:pPr>
                </w:p>
                <w:p w14:paraId="456B5BFB" w14:textId="77777777" w:rsidR="002609A7" w:rsidRDefault="002609A7">
                  <w:pPr>
                    <w:widowControl w:val="0"/>
                    <w:spacing w:line="240" w:lineRule="auto"/>
                    <w:rPr>
                      <w:rFonts w:ascii="Atkinson Hyperlegible" w:eastAsia="Atkinson Hyperlegible" w:hAnsi="Atkinson Hyperlegible" w:cs="Atkinson Hyperlegible"/>
                      <w:color w:val="0000FF"/>
                    </w:rPr>
                  </w:pPr>
                </w:p>
              </w:tc>
              <w:tc>
                <w:tcPr>
                  <w:tcW w:w="4185" w:type="dxa"/>
                  <w:tcMar>
                    <w:top w:w="100" w:type="dxa"/>
                    <w:left w:w="100" w:type="dxa"/>
                    <w:bottom w:w="100" w:type="dxa"/>
                    <w:right w:w="100" w:type="dxa"/>
                  </w:tcMar>
                </w:tcPr>
                <w:p w14:paraId="42B47B15" w14:textId="77777777" w:rsidR="002609A7" w:rsidRPr="00513392" w:rsidRDefault="00D34159">
                  <w:pPr>
                    <w:widowControl w:val="0"/>
                    <w:spacing w:line="240" w:lineRule="auto"/>
                    <w:rPr>
                      <w:rFonts w:ascii="Atkinson Hyperlegible" w:eastAsia="Atkinson Hyperlegible" w:hAnsi="Atkinson Hyperlegible" w:cs="Atkinson Hyperlegible"/>
                      <w:color w:val="0000FF"/>
                      <w:lang w:val="fi-FI"/>
                    </w:rPr>
                  </w:pPr>
                  <w:r w:rsidRPr="00513392">
                    <w:rPr>
                      <w:rFonts w:ascii="Atkinson Hyperlegible" w:eastAsia="Atkinson Hyperlegible" w:hAnsi="Atkinson Hyperlegible" w:cs="Atkinson Hyperlegible"/>
                      <w:color w:val="0000FF"/>
                      <w:lang w:val="fi-FI"/>
                    </w:rPr>
                    <w:lastRenderedPageBreak/>
                    <w:t>Keberhasilan Aktiviti &amp; Output:</w:t>
                  </w:r>
                </w:p>
                <w:p w14:paraId="57A0629E" w14:textId="77777777" w:rsidR="00366E18" w:rsidRPr="00513392" w:rsidRDefault="00366E18">
                  <w:pPr>
                    <w:widowControl w:val="0"/>
                    <w:spacing w:line="240" w:lineRule="auto"/>
                    <w:rPr>
                      <w:rFonts w:ascii="Atkinson Hyperlegible" w:eastAsia="Atkinson Hyperlegible" w:hAnsi="Atkinson Hyperlegible" w:cs="Atkinson Hyperlegible"/>
                      <w:color w:val="0000FF"/>
                      <w:lang w:val="fi-FI"/>
                    </w:rPr>
                  </w:pPr>
                </w:p>
                <w:p w14:paraId="0E755DAE" w14:textId="796F3F54" w:rsidR="00366E18" w:rsidRPr="00513392" w:rsidRDefault="00366E18">
                  <w:pPr>
                    <w:widowControl w:val="0"/>
                    <w:spacing w:line="240" w:lineRule="auto"/>
                    <w:rPr>
                      <w:rFonts w:ascii="Atkinson Hyperlegible" w:eastAsia="Atkinson Hyperlegible" w:hAnsi="Atkinson Hyperlegible" w:cs="Atkinson Hyperlegible"/>
                      <w:color w:val="0000FF"/>
                      <w:lang w:val="fi-FI"/>
                    </w:rPr>
                  </w:pPr>
                  <w:hyperlink r:id="rId12" w:history="1">
                    <w:r w:rsidRPr="00513392">
                      <w:rPr>
                        <w:rStyle w:val="Hyperlink"/>
                        <w:rFonts w:ascii="Atkinson Hyperlegible" w:eastAsia="Atkinson Hyperlegible" w:hAnsi="Atkinson Hyperlegible" w:cs="Atkinson Hyperlegible"/>
                        <w:lang w:val="fi-FI"/>
                      </w:rPr>
                      <w:t>https://docs.google.com/spreadsheets/d/1qzQSWnL9koP8VAZ7XAdckOHJXIfae3GG/edit?usp=sharing&amp;ouid=110879473927718506849&amp;rtpof=true&amp;sd=true</w:t>
                    </w:r>
                  </w:hyperlink>
                </w:p>
                <w:p w14:paraId="7AE30A34" w14:textId="77777777" w:rsidR="00366E18" w:rsidRPr="00513392" w:rsidRDefault="00366E18">
                  <w:pPr>
                    <w:widowControl w:val="0"/>
                    <w:spacing w:line="240" w:lineRule="auto"/>
                    <w:rPr>
                      <w:rFonts w:ascii="Atkinson Hyperlegible" w:eastAsia="Atkinson Hyperlegible" w:hAnsi="Atkinson Hyperlegible" w:cs="Atkinson Hyperlegible"/>
                      <w:color w:val="0000FF"/>
                      <w:lang w:val="fi-FI"/>
                    </w:rPr>
                  </w:pPr>
                </w:p>
                <w:p w14:paraId="20E2B8BC" w14:textId="456CBA61" w:rsidR="002609A7" w:rsidRDefault="004B0D51">
                  <w:pPr>
                    <w:widowControl w:val="0"/>
                    <w:numPr>
                      <w:ilvl w:val="0"/>
                      <w:numId w:val="17"/>
                    </w:numPr>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17.</w:t>
                  </w:r>
                  <w:r w:rsidR="00DD660C">
                    <w:rPr>
                      <w:rFonts w:ascii="Atkinson Hyperlegible" w:eastAsia="Atkinson Hyperlegible" w:hAnsi="Atkinson Hyperlegible" w:cs="Atkinson Hyperlegible"/>
                      <w:color w:val="0000FF"/>
                    </w:rPr>
                    <w:t xml:space="preserve">5 % (7 /40) </w:t>
                  </w:r>
                  <w:proofErr w:type="spellStart"/>
                  <w:r w:rsidR="00F44002">
                    <w:rPr>
                      <w:rFonts w:ascii="Atkinson Hyperlegible" w:eastAsia="Atkinson Hyperlegible" w:hAnsi="Atkinson Hyperlegible" w:cs="Atkinson Hyperlegible"/>
                      <w:color w:val="0000FF"/>
                    </w:rPr>
                    <w:t>mencapai</w:t>
                  </w:r>
                  <w:proofErr w:type="spellEnd"/>
                  <w:r w:rsidR="00F44002">
                    <w:rPr>
                      <w:rFonts w:ascii="Atkinson Hyperlegible" w:eastAsia="Atkinson Hyperlegible" w:hAnsi="Atkinson Hyperlegible" w:cs="Atkinson Hyperlegible"/>
                      <w:color w:val="0000FF"/>
                    </w:rPr>
                    <w:t xml:space="preserve"> Band 4</w:t>
                  </w:r>
                </w:p>
              </w:tc>
              <w:tc>
                <w:tcPr>
                  <w:tcW w:w="3930" w:type="dxa"/>
                  <w:tcMar>
                    <w:top w:w="100" w:type="dxa"/>
                    <w:left w:w="100" w:type="dxa"/>
                    <w:bottom w:w="100" w:type="dxa"/>
                    <w:right w:w="100" w:type="dxa"/>
                  </w:tcMar>
                </w:tcPr>
                <w:p w14:paraId="34D5D18D"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Penambahbaikan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seterusnya</w:t>
                  </w:r>
                  <w:proofErr w:type="spellEnd"/>
                  <w:r>
                    <w:rPr>
                      <w:rFonts w:ascii="Atkinson Hyperlegible" w:eastAsia="Atkinson Hyperlegible" w:hAnsi="Atkinson Hyperlegible" w:cs="Atkinson Hyperlegible"/>
                      <w:color w:val="0000FF"/>
                    </w:rPr>
                    <w:t>:</w:t>
                  </w:r>
                </w:p>
                <w:p w14:paraId="09D4CC1E" w14:textId="4830905F" w:rsidR="002609A7" w:rsidRPr="00692821" w:rsidRDefault="00A636D4">
                  <w:pPr>
                    <w:widowControl w:val="0"/>
                    <w:numPr>
                      <w:ilvl w:val="0"/>
                      <w:numId w:val="11"/>
                    </w:numPr>
                    <w:spacing w:line="240" w:lineRule="auto"/>
                    <w:rPr>
                      <w:rFonts w:ascii="Atkinson Hyperlegible" w:eastAsia="Atkinson Hyperlegible" w:hAnsi="Atkinson Hyperlegible" w:cs="Atkinson Hyperlegible"/>
                      <w:color w:val="0000FF"/>
                      <w:lang w:val="en-MY"/>
                    </w:rPr>
                  </w:pPr>
                  <w:r w:rsidRPr="00692821">
                    <w:rPr>
                      <w:rFonts w:ascii="Atkinson Hyperlegible" w:eastAsia="Atkinson Hyperlegible" w:hAnsi="Atkinson Hyperlegible" w:cs="Atkinson Hyperlegible"/>
                      <w:color w:val="0000FF"/>
                      <w:lang w:val="en-MY"/>
                    </w:rPr>
                    <w:t xml:space="preserve">40 </w:t>
                  </w:r>
                  <w:proofErr w:type="spellStart"/>
                  <w:r w:rsidRPr="00692821">
                    <w:rPr>
                      <w:rFonts w:ascii="Atkinson Hyperlegible" w:eastAsia="Atkinson Hyperlegible" w:hAnsi="Atkinson Hyperlegible" w:cs="Atkinson Hyperlegible"/>
                      <w:color w:val="0000FF"/>
                      <w:lang w:val="en-MY"/>
                    </w:rPr>
                    <w:t>Pelajar</w:t>
                  </w:r>
                  <w:proofErr w:type="spellEnd"/>
                  <w:r w:rsidRPr="00692821">
                    <w:rPr>
                      <w:rFonts w:ascii="Atkinson Hyperlegible" w:eastAsia="Atkinson Hyperlegible" w:hAnsi="Atkinson Hyperlegible" w:cs="Atkinson Hyperlegible"/>
                      <w:color w:val="0000FF"/>
                      <w:lang w:val="en-MY"/>
                    </w:rPr>
                    <w:t xml:space="preserve"> </w:t>
                  </w:r>
                  <w:proofErr w:type="spellStart"/>
                  <w:r w:rsidRPr="00692821">
                    <w:rPr>
                      <w:rFonts w:ascii="Atkinson Hyperlegible" w:eastAsia="Atkinson Hyperlegible" w:hAnsi="Atkinson Hyperlegible" w:cs="Atkinson Hyperlegible"/>
                      <w:color w:val="0000FF"/>
                      <w:lang w:val="en-MY"/>
                    </w:rPr>
                    <w:t>membuat</w:t>
                  </w:r>
                  <w:proofErr w:type="spellEnd"/>
                  <w:r w:rsidRPr="00692821">
                    <w:rPr>
                      <w:rFonts w:ascii="Atkinson Hyperlegible" w:eastAsia="Atkinson Hyperlegible" w:hAnsi="Atkinson Hyperlegible" w:cs="Atkinson Hyperlegible"/>
                      <w:color w:val="0000FF"/>
                      <w:lang w:val="en-MY"/>
                    </w:rPr>
                    <w:t xml:space="preserve"> </w:t>
                  </w:r>
                  <w:proofErr w:type="spellStart"/>
                  <w:r w:rsidRPr="00692821">
                    <w:rPr>
                      <w:rFonts w:ascii="Atkinson Hyperlegible" w:eastAsia="Atkinson Hyperlegible" w:hAnsi="Atkinson Hyperlegible" w:cs="Atkinson Hyperlegible"/>
                      <w:color w:val="0000FF"/>
                      <w:lang w:val="en-MY"/>
                    </w:rPr>
                    <w:t>esei</w:t>
                  </w:r>
                  <w:proofErr w:type="spellEnd"/>
                  <w:r w:rsidRPr="00692821">
                    <w:rPr>
                      <w:rFonts w:ascii="Atkinson Hyperlegible" w:eastAsia="Atkinson Hyperlegible" w:hAnsi="Atkinson Hyperlegible" w:cs="Atkinson Hyperlegible"/>
                      <w:color w:val="0000FF"/>
                      <w:lang w:val="en-MY"/>
                    </w:rPr>
                    <w:t xml:space="preserve"> S2 2025 </w:t>
                  </w:r>
                  <w:proofErr w:type="spellStart"/>
                  <w:r w:rsidR="00692821">
                    <w:rPr>
                      <w:rFonts w:ascii="Atkinson Hyperlegible" w:eastAsia="Atkinson Hyperlegible" w:hAnsi="Atkinson Hyperlegible" w:cs="Atkinson Hyperlegible"/>
                      <w:color w:val="0000FF"/>
                      <w:lang w:val="en-MY"/>
                    </w:rPr>
                    <w:t>s</w:t>
                  </w:r>
                  <w:r w:rsidR="00692821" w:rsidRPr="00692821">
                    <w:rPr>
                      <w:rFonts w:ascii="Atkinson Hyperlegible" w:eastAsia="Atkinson Hyperlegible" w:hAnsi="Atkinson Hyperlegible" w:cs="Atkinson Hyperlegible"/>
                      <w:color w:val="0000FF"/>
                      <w:lang w:val="en-MY"/>
                    </w:rPr>
                    <w:t>elep</w:t>
                  </w:r>
                  <w:r w:rsidR="00692821">
                    <w:rPr>
                      <w:rFonts w:ascii="Atkinson Hyperlegible" w:eastAsia="Atkinson Hyperlegible" w:hAnsi="Atkinson Hyperlegible" w:cs="Atkinson Hyperlegible"/>
                      <w:color w:val="0000FF"/>
                      <w:lang w:val="en-MY"/>
                    </w:rPr>
                    <w:t>as</w:t>
                  </w:r>
                  <w:proofErr w:type="spellEnd"/>
                  <w:r w:rsidR="00692821">
                    <w:rPr>
                      <w:rFonts w:ascii="Atkinson Hyperlegible" w:eastAsia="Atkinson Hyperlegible" w:hAnsi="Atkinson Hyperlegible" w:cs="Atkinson Hyperlegible"/>
                      <w:color w:val="0000FF"/>
                      <w:lang w:val="en-MY"/>
                    </w:rPr>
                    <w:t xml:space="preserve"> </w:t>
                  </w:r>
                  <w:proofErr w:type="spellStart"/>
                  <w:r w:rsidR="00692821">
                    <w:rPr>
                      <w:rFonts w:ascii="Atkinson Hyperlegible" w:eastAsia="Atkinson Hyperlegible" w:hAnsi="Atkinson Hyperlegible" w:cs="Atkinson Hyperlegible"/>
                      <w:color w:val="0000FF"/>
                      <w:lang w:val="en-MY"/>
                    </w:rPr>
                    <w:t>belajar</w:t>
                  </w:r>
                  <w:proofErr w:type="spellEnd"/>
                  <w:r w:rsidR="00692821">
                    <w:rPr>
                      <w:rFonts w:ascii="Atkinson Hyperlegible" w:eastAsia="Atkinson Hyperlegible" w:hAnsi="Atkinson Hyperlegible" w:cs="Atkinson Hyperlegible"/>
                      <w:color w:val="0000FF"/>
                      <w:lang w:val="en-MY"/>
                    </w:rPr>
                    <w:t xml:space="preserve"> </w:t>
                  </w:r>
                  <w:proofErr w:type="spellStart"/>
                  <w:r w:rsidR="00692821">
                    <w:rPr>
                      <w:rFonts w:ascii="Atkinson Hyperlegible" w:eastAsia="Atkinson Hyperlegible" w:hAnsi="Atkinson Hyperlegible" w:cs="Atkinson Hyperlegible"/>
                      <w:color w:val="0000FF"/>
                      <w:lang w:val="en-MY"/>
                    </w:rPr>
                    <w:t>menggunakan</w:t>
                  </w:r>
                  <w:proofErr w:type="spellEnd"/>
                  <w:r w:rsidR="00692821">
                    <w:rPr>
                      <w:rFonts w:ascii="Atkinson Hyperlegible" w:eastAsia="Atkinson Hyperlegible" w:hAnsi="Atkinson Hyperlegible" w:cs="Atkinson Hyperlegible"/>
                      <w:color w:val="0000FF"/>
                      <w:lang w:val="en-MY"/>
                    </w:rPr>
                    <w:t xml:space="preserve"> </w:t>
                  </w:r>
                  <w:proofErr w:type="spellStart"/>
                  <w:r w:rsidR="00692821">
                    <w:rPr>
                      <w:rFonts w:ascii="Atkinson Hyperlegible" w:eastAsia="Atkinson Hyperlegible" w:hAnsi="Atkinson Hyperlegible" w:cs="Atkinson Hyperlegible"/>
                      <w:color w:val="0000FF"/>
                      <w:lang w:val="en-MY"/>
                    </w:rPr>
                    <w:t>chatgpt</w:t>
                  </w:r>
                  <w:proofErr w:type="spellEnd"/>
                  <w:r w:rsidR="00692821">
                    <w:rPr>
                      <w:rFonts w:ascii="Atkinson Hyperlegible" w:eastAsia="Atkinson Hyperlegible" w:hAnsi="Atkinson Hyperlegible" w:cs="Atkinson Hyperlegible"/>
                      <w:color w:val="0000FF"/>
                      <w:lang w:val="en-MY"/>
                    </w:rPr>
                    <w:t xml:space="preserve"> </w:t>
                  </w:r>
                  <w:proofErr w:type="spellStart"/>
                  <w:r w:rsidR="00692821">
                    <w:rPr>
                      <w:rFonts w:ascii="Atkinson Hyperlegible" w:eastAsia="Atkinson Hyperlegible" w:hAnsi="Atkinson Hyperlegible" w:cs="Atkinson Hyperlegible"/>
                      <w:color w:val="0000FF"/>
                      <w:lang w:val="en-MY"/>
                    </w:rPr>
                    <w:t>untuk</w:t>
                  </w:r>
                  <w:proofErr w:type="spellEnd"/>
                  <w:r w:rsidR="00692821">
                    <w:rPr>
                      <w:rFonts w:ascii="Atkinson Hyperlegible" w:eastAsia="Atkinson Hyperlegible" w:hAnsi="Atkinson Hyperlegible" w:cs="Atkinson Hyperlegible"/>
                      <w:color w:val="0000FF"/>
                      <w:lang w:val="en-MY"/>
                    </w:rPr>
                    <w:t xml:space="preserve"> </w:t>
                  </w:r>
                  <w:proofErr w:type="spellStart"/>
                  <w:r w:rsidR="00DE1D93">
                    <w:rPr>
                      <w:rFonts w:ascii="Atkinson Hyperlegible" w:eastAsia="Atkinson Hyperlegible" w:hAnsi="Atkinson Hyperlegible" w:cs="Atkinson Hyperlegible"/>
                      <w:color w:val="0000FF"/>
                      <w:lang w:val="en-MY"/>
                    </w:rPr>
                    <w:t>menyemak</w:t>
                  </w:r>
                  <w:proofErr w:type="spellEnd"/>
                  <w:r w:rsidR="00DE1D93">
                    <w:rPr>
                      <w:rFonts w:ascii="Atkinson Hyperlegible" w:eastAsia="Atkinson Hyperlegible" w:hAnsi="Atkinson Hyperlegible" w:cs="Atkinson Hyperlegible"/>
                      <w:color w:val="0000FF"/>
                      <w:lang w:val="en-MY"/>
                    </w:rPr>
                    <w:t xml:space="preserve"> 3 </w:t>
                  </w:r>
                  <w:proofErr w:type="spellStart"/>
                  <w:r w:rsidR="00DE1D93">
                    <w:rPr>
                      <w:rFonts w:ascii="Atkinson Hyperlegible" w:eastAsia="Atkinson Hyperlegible" w:hAnsi="Atkinson Hyperlegible" w:cs="Atkinson Hyperlegible"/>
                      <w:color w:val="0000FF"/>
                      <w:lang w:val="en-MY"/>
                    </w:rPr>
                    <w:t>latihan</w:t>
                  </w:r>
                  <w:proofErr w:type="spellEnd"/>
                  <w:r w:rsidR="00DE1D93">
                    <w:rPr>
                      <w:rFonts w:ascii="Atkinson Hyperlegible" w:eastAsia="Atkinson Hyperlegible" w:hAnsi="Atkinson Hyperlegible" w:cs="Atkinson Hyperlegible"/>
                      <w:color w:val="0000FF"/>
                      <w:lang w:val="en-MY"/>
                    </w:rPr>
                    <w:t xml:space="preserve"> </w:t>
                  </w:r>
                  <w:proofErr w:type="spellStart"/>
                  <w:r w:rsidR="00DE1D93">
                    <w:rPr>
                      <w:rFonts w:ascii="Atkinson Hyperlegible" w:eastAsia="Atkinson Hyperlegible" w:hAnsi="Atkinson Hyperlegible" w:cs="Atkinson Hyperlegible"/>
                      <w:color w:val="0000FF"/>
                      <w:lang w:val="en-MY"/>
                    </w:rPr>
                    <w:t>esei</w:t>
                  </w:r>
                  <w:proofErr w:type="spellEnd"/>
                  <w:r w:rsidR="00DE1D93">
                    <w:rPr>
                      <w:rFonts w:ascii="Atkinson Hyperlegible" w:eastAsia="Atkinson Hyperlegible" w:hAnsi="Atkinson Hyperlegible" w:cs="Atkinson Hyperlegible"/>
                      <w:color w:val="0000FF"/>
                      <w:lang w:val="en-MY"/>
                    </w:rPr>
                    <w:t xml:space="preserve"> masing-masing </w:t>
                  </w:r>
                  <w:proofErr w:type="spellStart"/>
                  <w:r w:rsidR="00DE1D93">
                    <w:rPr>
                      <w:rFonts w:ascii="Atkinson Hyperlegible" w:eastAsia="Atkinson Hyperlegible" w:hAnsi="Atkinson Hyperlegible" w:cs="Atkinson Hyperlegible"/>
                      <w:color w:val="0000FF"/>
                      <w:lang w:val="en-MY"/>
                    </w:rPr>
                    <w:t>menggunakan</w:t>
                  </w:r>
                  <w:proofErr w:type="spellEnd"/>
                  <w:r w:rsidR="00DE1D93">
                    <w:rPr>
                      <w:rFonts w:ascii="Atkinson Hyperlegible" w:eastAsia="Atkinson Hyperlegible" w:hAnsi="Atkinson Hyperlegible" w:cs="Atkinson Hyperlegible"/>
                      <w:color w:val="0000FF"/>
                      <w:lang w:val="en-MY"/>
                    </w:rPr>
                    <w:t xml:space="preserve"> prompt yang </w:t>
                  </w:r>
                  <w:proofErr w:type="spellStart"/>
                  <w:r w:rsidR="00DE1D93">
                    <w:rPr>
                      <w:rFonts w:ascii="Atkinson Hyperlegible" w:eastAsia="Atkinson Hyperlegible" w:hAnsi="Atkinson Hyperlegible" w:cs="Atkinson Hyperlegible"/>
                      <w:color w:val="0000FF"/>
                      <w:lang w:val="en-MY"/>
                    </w:rPr>
                    <w:t>pensyarah</w:t>
                  </w:r>
                  <w:proofErr w:type="spellEnd"/>
                  <w:r w:rsidR="00DE1D93">
                    <w:rPr>
                      <w:rFonts w:ascii="Atkinson Hyperlegible" w:eastAsia="Atkinson Hyperlegible" w:hAnsi="Atkinson Hyperlegible" w:cs="Atkinson Hyperlegible"/>
                      <w:color w:val="0000FF"/>
                      <w:lang w:val="en-MY"/>
                    </w:rPr>
                    <w:t xml:space="preserve"> </w:t>
                  </w:r>
                  <w:proofErr w:type="spellStart"/>
                  <w:r w:rsidR="00DE1D93">
                    <w:rPr>
                      <w:rFonts w:ascii="Atkinson Hyperlegible" w:eastAsia="Atkinson Hyperlegible" w:hAnsi="Atkinson Hyperlegible" w:cs="Atkinson Hyperlegible"/>
                      <w:color w:val="0000FF"/>
                      <w:lang w:val="en-MY"/>
                    </w:rPr>
                    <w:t>beri</w:t>
                  </w:r>
                  <w:proofErr w:type="spellEnd"/>
                  <w:r w:rsidR="00DE1D93">
                    <w:rPr>
                      <w:rFonts w:ascii="Atkinson Hyperlegible" w:eastAsia="Atkinson Hyperlegible" w:hAnsi="Atkinson Hyperlegible" w:cs="Atkinson Hyperlegible"/>
                      <w:color w:val="0000FF"/>
                      <w:lang w:val="en-MY"/>
                    </w:rPr>
                    <w:t>.</w:t>
                  </w:r>
                  <w:r w:rsidR="00692821">
                    <w:rPr>
                      <w:rFonts w:ascii="Atkinson Hyperlegible" w:eastAsia="Atkinson Hyperlegible" w:hAnsi="Atkinson Hyperlegible" w:cs="Atkinson Hyperlegible"/>
                      <w:color w:val="0000FF"/>
                      <w:lang w:val="en-MY"/>
                    </w:rPr>
                    <w:t xml:space="preserve"> </w:t>
                  </w:r>
                </w:p>
              </w:tc>
            </w:tr>
            <w:tr w:rsidR="002609A7" w:rsidRPr="00787BF2" w14:paraId="5643D252" w14:textId="77777777">
              <w:tc>
                <w:tcPr>
                  <w:tcW w:w="1635" w:type="dxa"/>
                  <w:tcMar>
                    <w:top w:w="100" w:type="dxa"/>
                    <w:left w:w="100" w:type="dxa"/>
                    <w:bottom w:w="100" w:type="dxa"/>
                    <w:right w:w="100" w:type="dxa"/>
                  </w:tcMar>
                </w:tcPr>
                <w:p w14:paraId="04AA4839"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b/>
                      <w:bCs/>
                    </w:rPr>
                    <w:t>Apr 1-30</w:t>
                  </w:r>
                  <w:r>
                    <w:rPr>
                      <w:rFonts w:ascii="Atkinson Hyperlegible" w:eastAsia="Atkinson Hyperlegible" w:hAnsi="Atkinson Hyperlegible" w:cs="Atkinson Hyperlegible"/>
                      <w:b/>
                      <w:bCs/>
                    </w:rPr>
                    <w:br/>
                  </w:r>
                  <w:r>
                    <w:rPr>
                      <w:rFonts w:ascii="Atkinson Hyperlegible" w:eastAsia="Atkinson Hyperlegible" w:hAnsi="Atkinson Hyperlegible" w:cs="Atkinson Hyperlegible"/>
                      <w:i/>
                      <w:iCs/>
                    </w:rPr>
                    <w:t>Laksana</w:t>
                  </w:r>
                </w:p>
                <w:p w14:paraId="13A16849" w14:textId="77777777" w:rsidR="002609A7" w:rsidRDefault="002609A7">
                  <w:pPr>
                    <w:widowControl w:val="0"/>
                    <w:spacing w:line="240" w:lineRule="auto"/>
                    <w:rPr>
                      <w:rFonts w:ascii="Atkinson Hyperlegible" w:eastAsia="Atkinson Hyperlegible" w:hAnsi="Atkinson Hyperlegible" w:cs="Atkinson Hyperlegible"/>
                      <w:i/>
                      <w:iCs/>
                    </w:rPr>
                  </w:pPr>
                </w:p>
                <w:p w14:paraId="322A6720" w14:textId="77777777" w:rsidR="002609A7" w:rsidRDefault="002609A7">
                  <w:pPr>
                    <w:widowControl w:val="0"/>
                    <w:spacing w:line="240" w:lineRule="auto"/>
                    <w:rPr>
                      <w:rFonts w:ascii="Atkinson Hyperlegible" w:eastAsia="Atkinson Hyperlegible" w:hAnsi="Atkinson Hyperlegible" w:cs="Atkinson Hyperlegible"/>
                      <w:i/>
                      <w:iCs/>
                    </w:rPr>
                  </w:pPr>
                </w:p>
              </w:tc>
              <w:tc>
                <w:tcPr>
                  <w:tcW w:w="3930" w:type="dxa"/>
                  <w:tcMar>
                    <w:top w:w="100" w:type="dxa"/>
                    <w:left w:w="100" w:type="dxa"/>
                    <w:bottom w:w="100" w:type="dxa"/>
                    <w:right w:w="100" w:type="dxa"/>
                  </w:tcMar>
                </w:tcPr>
                <w:p w14:paraId="1FC30FB8"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 </w:t>
                  </w:r>
                  <w:proofErr w:type="spellStart"/>
                  <w:r>
                    <w:rPr>
                      <w:rFonts w:ascii="Atkinson Hyperlegible" w:eastAsia="Atkinson Hyperlegible" w:hAnsi="Atkinson Hyperlegible" w:cs="Atkinson Hyperlegible"/>
                      <w:color w:val="0000FF"/>
                    </w:rPr>
                    <w:t>disasar</w:t>
                  </w:r>
                  <w:proofErr w:type="spellEnd"/>
                  <w:r>
                    <w:rPr>
                      <w:rFonts w:ascii="Atkinson Hyperlegible" w:eastAsia="Atkinson Hyperlegible" w:hAnsi="Atkinson Hyperlegible" w:cs="Atkinson Hyperlegible"/>
                      <w:color w:val="0000FF"/>
                    </w:rPr>
                    <w:t>:</w:t>
                  </w:r>
                </w:p>
                <w:p w14:paraId="09A64960" w14:textId="77777777" w:rsidR="002609A7" w:rsidRPr="00AE312D" w:rsidRDefault="00AE312D">
                  <w:pPr>
                    <w:widowControl w:val="0"/>
                    <w:numPr>
                      <w:ilvl w:val="0"/>
                      <w:numId w:val="2"/>
                    </w:numPr>
                    <w:spacing w:line="240" w:lineRule="auto"/>
                    <w:rPr>
                      <w:rFonts w:ascii="Atkinson Hyperlegible" w:eastAsia="Atkinson Hyperlegible" w:hAnsi="Atkinson Hyperlegible" w:cs="Atkinson Hyperlegible"/>
                      <w:color w:val="0000FF"/>
                      <w:lang w:val="fi-FI"/>
                    </w:rPr>
                  </w:pPr>
                  <w:r w:rsidRPr="00AE312D">
                    <w:rPr>
                      <w:rFonts w:ascii="Atkinson Hyperlegible" w:eastAsia="Atkinson Hyperlegible" w:hAnsi="Atkinson Hyperlegible" w:cs="Atkinson Hyperlegible"/>
                      <w:color w:val="0000FF"/>
                      <w:lang w:val="fi-FI"/>
                    </w:rPr>
                    <w:t>Menulis esei kertas ujian MUET sebenar Sesi 2 2025</w:t>
                  </w:r>
                </w:p>
                <w:p w14:paraId="193EB833" w14:textId="1B63A626" w:rsidR="00AE312D" w:rsidRPr="00D95B8D" w:rsidRDefault="00D95B8D">
                  <w:pPr>
                    <w:widowControl w:val="0"/>
                    <w:numPr>
                      <w:ilvl w:val="0"/>
                      <w:numId w:val="2"/>
                    </w:numPr>
                    <w:spacing w:line="240" w:lineRule="auto"/>
                    <w:rPr>
                      <w:rFonts w:ascii="Atkinson Hyperlegible" w:eastAsia="Atkinson Hyperlegible" w:hAnsi="Atkinson Hyperlegible" w:cs="Atkinson Hyperlegible"/>
                      <w:color w:val="0000FF"/>
                      <w:lang w:val="en-MY"/>
                    </w:rPr>
                  </w:pPr>
                  <w:r w:rsidRPr="00D95B8D">
                    <w:rPr>
                      <w:rFonts w:ascii="Atkinson Hyperlegible" w:eastAsia="Atkinson Hyperlegible" w:hAnsi="Atkinson Hyperlegible" w:cs="Atkinson Hyperlegible"/>
                      <w:color w:val="0000FF"/>
                      <w:lang w:val="en-MY"/>
                    </w:rPr>
                    <w:t xml:space="preserve">Output </w:t>
                  </w:r>
                  <w:proofErr w:type="spellStart"/>
                  <w:r w:rsidRPr="00D95B8D">
                    <w:rPr>
                      <w:rFonts w:ascii="Atkinson Hyperlegible" w:eastAsia="Atkinson Hyperlegible" w:hAnsi="Atkinson Hyperlegible" w:cs="Atkinson Hyperlegible"/>
                      <w:color w:val="0000FF"/>
                      <w:lang w:val="en-MY"/>
                    </w:rPr>
                    <w:t>Sasaran</w:t>
                  </w:r>
                  <w:proofErr w:type="spellEnd"/>
                  <w:r w:rsidRPr="00D95B8D">
                    <w:rPr>
                      <w:rFonts w:ascii="Atkinson Hyperlegible" w:eastAsia="Atkinson Hyperlegible" w:hAnsi="Atkinson Hyperlegible" w:cs="Atkinson Hyperlegible"/>
                      <w:color w:val="0000FF"/>
                      <w:lang w:val="en-MY"/>
                    </w:rPr>
                    <w:t xml:space="preserve"> 20% </w:t>
                  </w:r>
                  <w:proofErr w:type="spellStart"/>
                  <w:r w:rsidRPr="00D95B8D">
                    <w:rPr>
                      <w:rFonts w:ascii="Atkinson Hyperlegible" w:eastAsia="Atkinson Hyperlegible" w:hAnsi="Atkinson Hyperlegible" w:cs="Atkinson Hyperlegible"/>
                      <w:color w:val="0000FF"/>
                      <w:lang w:val="en-MY"/>
                    </w:rPr>
                    <w:t>mencapai</w:t>
                  </w:r>
                  <w:proofErr w:type="spellEnd"/>
                  <w:r w:rsidRPr="00D95B8D">
                    <w:rPr>
                      <w:rFonts w:ascii="Atkinson Hyperlegible" w:eastAsia="Atkinson Hyperlegible" w:hAnsi="Atkinson Hyperlegible" w:cs="Atkinson Hyperlegible"/>
                      <w:color w:val="0000FF"/>
                      <w:lang w:val="en-MY"/>
                    </w:rPr>
                    <w:t xml:space="preserve"> Band 4 t</w:t>
                  </w:r>
                  <w:r>
                    <w:rPr>
                      <w:rFonts w:ascii="Atkinson Hyperlegible" w:eastAsia="Atkinson Hyperlegible" w:hAnsi="Atkinson Hyperlegible" w:cs="Atkinson Hyperlegible"/>
                      <w:color w:val="0000FF"/>
                      <w:lang w:val="en-MY"/>
                    </w:rPr>
                    <w:t xml:space="preserve">he </w:t>
                  </w:r>
                  <w:proofErr w:type="spellStart"/>
                  <w:r>
                    <w:rPr>
                      <w:rFonts w:ascii="Atkinson Hyperlegible" w:eastAsia="Atkinson Hyperlegible" w:hAnsi="Atkinson Hyperlegible" w:cs="Atkinson Hyperlegible"/>
                      <w:color w:val="0000FF"/>
                      <w:lang w:val="en-MY"/>
                    </w:rPr>
                    <w:t>atas</w:t>
                  </w:r>
                  <w:proofErr w:type="spellEnd"/>
                </w:p>
              </w:tc>
              <w:tc>
                <w:tcPr>
                  <w:tcW w:w="4185" w:type="dxa"/>
                  <w:tcMar>
                    <w:top w:w="100" w:type="dxa"/>
                    <w:left w:w="100" w:type="dxa"/>
                    <w:bottom w:w="100" w:type="dxa"/>
                    <w:right w:w="100" w:type="dxa"/>
                  </w:tcMar>
                </w:tcPr>
                <w:p w14:paraId="162D3267"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Keberhasilan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w:t>
                  </w:r>
                </w:p>
                <w:p w14:paraId="3BB95EDC" w14:textId="18E28272" w:rsidR="002609A7" w:rsidRDefault="00FF1F35">
                  <w:pPr>
                    <w:widowControl w:val="0"/>
                    <w:numPr>
                      <w:ilvl w:val="0"/>
                      <w:numId w:val="7"/>
                    </w:numPr>
                    <w:spacing w:line="240" w:lineRule="auto"/>
                    <w:rPr>
                      <w:rFonts w:ascii="Atkinson Hyperlegible" w:eastAsia="Atkinson Hyperlegible" w:hAnsi="Atkinson Hyperlegible" w:cs="Atkinson Hyperlegible"/>
                      <w:color w:val="0000FF"/>
                    </w:rPr>
                  </w:pPr>
                  <w:hyperlink r:id="rId13" w:history="1">
                    <w:r w:rsidRPr="007826A6">
                      <w:rPr>
                        <w:rStyle w:val="Hyperlink"/>
                        <w:rFonts w:ascii="Atkinson Hyperlegible" w:eastAsia="Atkinson Hyperlegible" w:hAnsi="Atkinson Hyperlegible" w:cs="Atkinson Hyperlegible"/>
                      </w:rPr>
                      <w:t>https://docs.google.com/spreadsheets/d/1qzQSWnL9koP8VAZ7XAdckOHJXIfae3GG/edit?usp=sharing&amp;ouid=110879473927718506849&amp;rtpof=true&amp;sd=true</w:t>
                    </w:r>
                  </w:hyperlink>
                </w:p>
                <w:p w14:paraId="5E0DEB73" w14:textId="77777777" w:rsidR="003F4C0F" w:rsidRDefault="003F4C0F" w:rsidP="003F4C0F">
                  <w:pPr>
                    <w:widowControl w:val="0"/>
                    <w:spacing w:line="240" w:lineRule="auto"/>
                    <w:ind w:left="720"/>
                    <w:rPr>
                      <w:rFonts w:ascii="Atkinson Hyperlegible" w:eastAsia="Atkinson Hyperlegible" w:hAnsi="Atkinson Hyperlegible" w:cs="Atkinson Hyperlegible"/>
                      <w:color w:val="0000FF"/>
                    </w:rPr>
                  </w:pPr>
                </w:p>
                <w:p w14:paraId="5EF363E5" w14:textId="72966A4D" w:rsidR="00FF1F35" w:rsidRDefault="00FF1F35">
                  <w:pPr>
                    <w:widowControl w:val="0"/>
                    <w:numPr>
                      <w:ilvl w:val="0"/>
                      <w:numId w:val="7"/>
                    </w:numPr>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22.</w:t>
                  </w:r>
                  <w:r w:rsidR="009612EC">
                    <w:rPr>
                      <w:rFonts w:ascii="Atkinson Hyperlegible" w:eastAsia="Atkinson Hyperlegible" w:hAnsi="Atkinson Hyperlegible" w:cs="Atkinson Hyperlegible"/>
                      <w:color w:val="0000FF"/>
                    </w:rPr>
                    <w:t xml:space="preserve">5% (9/40) </w:t>
                  </w:r>
                  <w:proofErr w:type="spellStart"/>
                  <w:r w:rsidR="009612EC">
                    <w:rPr>
                      <w:rFonts w:ascii="Atkinson Hyperlegible" w:eastAsia="Atkinson Hyperlegible" w:hAnsi="Atkinson Hyperlegible" w:cs="Atkinson Hyperlegible"/>
                      <w:color w:val="0000FF"/>
                    </w:rPr>
                    <w:t>mencapai</w:t>
                  </w:r>
                  <w:proofErr w:type="spellEnd"/>
                  <w:r w:rsidR="009612EC">
                    <w:rPr>
                      <w:rFonts w:ascii="Atkinson Hyperlegible" w:eastAsia="Atkinson Hyperlegible" w:hAnsi="Atkinson Hyperlegible" w:cs="Atkinson Hyperlegible"/>
                      <w:color w:val="0000FF"/>
                    </w:rPr>
                    <w:t xml:space="preserve"> Band </w:t>
                  </w:r>
                  <w:r w:rsidR="00AE312D">
                    <w:rPr>
                      <w:rFonts w:ascii="Atkinson Hyperlegible" w:eastAsia="Atkinson Hyperlegible" w:hAnsi="Atkinson Hyperlegible" w:cs="Atkinson Hyperlegible"/>
                      <w:color w:val="0000FF"/>
                    </w:rPr>
                    <w:t xml:space="preserve">4 </w:t>
                  </w:r>
                  <w:proofErr w:type="spellStart"/>
                  <w:r w:rsidR="00AE312D">
                    <w:rPr>
                      <w:rFonts w:ascii="Atkinson Hyperlegible" w:eastAsia="Atkinson Hyperlegible" w:hAnsi="Atkinson Hyperlegible" w:cs="Atkinson Hyperlegible"/>
                      <w:color w:val="0000FF"/>
                    </w:rPr>
                    <w:t>ke</w:t>
                  </w:r>
                  <w:proofErr w:type="spellEnd"/>
                  <w:r w:rsidR="00AE312D">
                    <w:rPr>
                      <w:rFonts w:ascii="Atkinson Hyperlegible" w:eastAsia="Atkinson Hyperlegible" w:hAnsi="Atkinson Hyperlegible" w:cs="Atkinson Hyperlegible"/>
                      <w:color w:val="0000FF"/>
                    </w:rPr>
                    <w:t xml:space="preserve"> </w:t>
                  </w:r>
                  <w:proofErr w:type="spellStart"/>
                  <w:r w:rsidR="00AE312D">
                    <w:rPr>
                      <w:rFonts w:ascii="Atkinson Hyperlegible" w:eastAsia="Atkinson Hyperlegible" w:hAnsi="Atkinson Hyperlegible" w:cs="Atkinson Hyperlegible"/>
                      <w:color w:val="0000FF"/>
                    </w:rPr>
                    <w:t>atas</w:t>
                  </w:r>
                  <w:proofErr w:type="spellEnd"/>
                </w:p>
              </w:tc>
              <w:tc>
                <w:tcPr>
                  <w:tcW w:w="3930" w:type="dxa"/>
                  <w:tcMar>
                    <w:top w:w="100" w:type="dxa"/>
                    <w:left w:w="100" w:type="dxa"/>
                    <w:bottom w:w="100" w:type="dxa"/>
                    <w:right w:w="100" w:type="dxa"/>
                  </w:tcMar>
                </w:tcPr>
                <w:p w14:paraId="3A4C3729"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Penambahbaikan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seterusnya</w:t>
                  </w:r>
                  <w:proofErr w:type="spellEnd"/>
                  <w:r>
                    <w:rPr>
                      <w:rFonts w:ascii="Atkinson Hyperlegible" w:eastAsia="Atkinson Hyperlegible" w:hAnsi="Atkinson Hyperlegible" w:cs="Atkinson Hyperlegible"/>
                      <w:color w:val="0000FF"/>
                    </w:rPr>
                    <w:t>:</w:t>
                  </w:r>
                </w:p>
                <w:p w14:paraId="636DB169" w14:textId="77777777" w:rsidR="002609A7" w:rsidRDefault="00261279">
                  <w:pPr>
                    <w:widowControl w:val="0"/>
                    <w:numPr>
                      <w:ilvl w:val="0"/>
                      <w:numId w:val="6"/>
                    </w:numPr>
                    <w:spacing w:line="240" w:lineRule="auto"/>
                    <w:rPr>
                      <w:rFonts w:ascii="Atkinson Hyperlegible" w:eastAsia="Atkinson Hyperlegible" w:hAnsi="Atkinson Hyperlegible" w:cs="Atkinson Hyperlegible"/>
                      <w:color w:val="0000FF"/>
                    </w:rPr>
                  </w:pPr>
                  <w:proofErr w:type="spellStart"/>
                  <w:r w:rsidRPr="00AD1B8A">
                    <w:rPr>
                      <w:rFonts w:ascii="Atkinson Hyperlegible" w:eastAsia="Atkinson Hyperlegible" w:hAnsi="Atkinson Hyperlegible" w:cs="Atkinson Hyperlegible"/>
                      <w:color w:val="0000FF"/>
                    </w:rPr>
                    <w:t>Pelajar</w:t>
                  </w:r>
                  <w:proofErr w:type="spellEnd"/>
                  <w:r w:rsidRPr="00AD1B8A">
                    <w:rPr>
                      <w:rFonts w:ascii="Atkinson Hyperlegible" w:eastAsia="Atkinson Hyperlegible" w:hAnsi="Atkinson Hyperlegible" w:cs="Atkinson Hyperlegible"/>
                      <w:color w:val="0000FF"/>
                    </w:rPr>
                    <w:t xml:space="preserve"> </w:t>
                  </w:r>
                  <w:proofErr w:type="spellStart"/>
                  <w:r w:rsidR="00AD1B8A" w:rsidRPr="00AD1B8A">
                    <w:rPr>
                      <w:rFonts w:ascii="Atkinson Hyperlegible" w:eastAsia="Atkinson Hyperlegible" w:hAnsi="Atkinson Hyperlegible" w:cs="Atkinson Hyperlegible"/>
                      <w:color w:val="0000FF"/>
                    </w:rPr>
                    <w:t>berlatih</w:t>
                  </w:r>
                  <w:proofErr w:type="spellEnd"/>
                  <w:r w:rsidR="00AD1B8A" w:rsidRPr="00AD1B8A">
                    <w:rPr>
                      <w:rFonts w:ascii="Atkinson Hyperlegible" w:eastAsia="Atkinson Hyperlegible" w:hAnsi="Atkinson Hyperlegible" w:cs="Atkinson Hyperlegible"/>
                      <w:color w:val="0000FF"/>
                    </w:rPr>
                    <w:t xml:space="preserve"> </w:t>
                  </w:r>
                  <w:proofErr w:type="spellStart"/>
                  <w:r w:rsidR="00AD1B8A" w:rsidRPr="00AD1B8A">
                    <w:rPr>
                      <w:rFonts w:ascii="Atkinson Hyperlegible" w:eastAsia="Atkinson Hyperlegible" w:hAnsi="Atkinson Hyperlegible" w:cs="Atkinson Hyperlegible"/>
                      <w:color w:val="0000FF"/>
                    </w:rPr>
                    <w:t>untuk</w:t>
                  </w:r>
                  <w:proofErr w:type="spellEnd"/>
                  <w:r w:rsidR="00AD1B8A" w:rsidRPr="00AD1B8A">
                    <w:rPr>
                      <w:rFonts w:ascii="Atkinson Hyperlegible" w:eastAsia="Atkinson Hyperlegible" w:hAnsi="Atkinson Hyperlegible" w:cs="Atkinson Hyperlegible"/>
                      <w:color w:val="0000FF"/>
                    </w:rPr>
                    <w:t xml:space="preserve"> </w:t>
                  </w:r>
                  <w:proofErr w:type="spellStart"/>
                  <w:r w:rsidRPr="00AD1B8A">
                    <w:rPr>
                      <w:rFonts w:ascii="Atkinson Hyperlegible" w:eastAsia="Atkinson Hyperlegible" w:hAnsi="Atkinson Hyperlegible" w:cs="Atkinson Hyperlegible"/>
                      <w:color w:val="0000FF"/>
                    </w:rPr>
                    <w:t>menulis</w:t>
                  </w:r>
                  <w:proofErr w:type="spellEnd"/>
                  <w:r w:rsidRPr="00AD1B8A">
                    <w:rPr>
                      <w:rFonts w:ascii="Atkinson Hyperlegible" w:eastAsia="Atkinson Hyperlegible" w:hAnsi="Atkinson Hyperlegible" w:cs="Atkinson Hyperlegible"/>
                      <w:color w:val="0000FF"/>
                    </w:rPr>
                    <w:t xml:space="preserve"> </w:t>
                  </w:r>
                  <w:proofErr w:type="spellStart"/>
                  <w:r w:rsidRPr="00AD1B8A">
                    <w:rPr>
                      <w:rFonts w:ascii="Atkinson Hyperlegible" w:eastAsia="Atkinson Hyperlegible" w:hAnsi="Atkinson Hyperlegible" w:cs="Atkinson Hyperlegible"/>
                      <w:color w:val="0000FF"/>
                    </w:rPr>
                    <w:t>esei</w:t>
                  </w:r>
                  <w:proofErr w:type="spellEnd"/>
                  <w:r w:rsidRPr="00AD1B8A">
                    <w:rPr>
                      <w:rFonts w:ascii="Atkinson Hyperlegible" w:eastAsia="Atkinson Hyperlegible" w:hAnsi="Atkinson Hyperlegible" w:cs="Atkinson Hyperlegible"/>
                      <w:color w:val="0000FF"/>
                    </w:rPr>
                    <w:t xml:space="preserve"> </w:t>
                  </w:r>
                  <w:r w:rsidR="00AD1B8A" w:rsidRPr="00AD1B8A">
                    <w:rPr>
                      <w:rFonts w:ascii="Atkinson Hyperlegible" w:eastAsia="Atkinson Hyperlegible" w:hAnsi="Atkinson Hyperlegible" w:cs="Atkinson Hyperlegible"/>
                      <w:color w:val="0000FF"/>
                    </w:rPr>
                    <w:t xml:space="preserve">yang </w:t>
                  </w:r>
                  <w:proofErr w:type="spellStart"/>
                  <w:r w:rsidR="00AD1B8A" w:rsidRPr="00AD1B8A">
                    <w:rPr>
                      <w:rFonts w:ascii="Atkinson Hyperlegible" w:eastAsia="Atkinson Hyperlegible" w:hAnsi="Atkinson Hyperlegible" w:cs="Atkinson Hyperlegible"/>
                      <w:color w:val="0000FF"/>
                    </w:rPr>
                    <w:t>len</w:t>
                  </w:r>
                  <w:r w:rsidR="00AD1B8A">
                    <w:rPr>
                      <w:rFonts w:ascii="Atkinson Hyperlegible" w:eastAsia="Atkinson Hyperlegible" w:hAnsi="Atkinson Hyperlegible" w:cs="Atkinson Hyperlegible"/>
                      <w:color w:val="0000FF"/>
                    </w:rPr>
                    <w:t>gkap</w:t>
                  </w:r>
                  <w:proofErr w:type="spellEnd"/>
                  <w:r w:rsidR="00AD1B8A">
                    <w:rPr>
                      <w:rFonts w:ascii="Atkinson Hyperlegible" w:eastAsia="Atkinson Hyperlegible" w:hAnsi="Atkinson Hyperlegible" w:cs="Atkinson Hyperlegible"/>
                      <w:color w:val="0000FF"/>
                    </w:rPr>
                    <w:t xml:space="preserve"> </w:t>
                  </w:r>
                  <w:proofErr w:type="spellStart"/>
                  <w:r w:rsidR="00FE2027" w:rsidRPr="00AD1B8A">
                    <w:rPr>
                      <w:rFonts w:ascii="Atkinson Hyperlegible" w:eastAsia="Atkinson Hyperlegible" w:hAnsi="Atkinson Hyperlegible" w:cs="Atkinson Hyperlegible"/>
                      <w:color w:val="0000FF"/>
                    </w:rPr>
                    <w:t>dalam</w:t>
                  </w:r>
                  <w:proofErr w:type="spellEnd"/>
                  <w:r w:rsidR="00FE2027" w:rsidRPr="00AD1B8A">
                    <w:rPr>
                      <w:rFonts w:ascii="Atkinson Hyperlegible" w:eastAsia="Atkinson Hyperlegible" w:hAnsi="Atkinson Hyperlegible" w:cs="Atkinson Hyperlegible"/>
                      <w:color w:val="0000FF"/>
                    </w:rPr>
                    <w:t xml:space="preserve"> </w:t>
                  </w:r>
                  <w:proofErr w:type="spellStart"/>
                  <w:r w:rsidR="00FE2027" w:rsidRPr="00AD1B8A">
                    <w:rPr>
                      <w:rFonts w:ascii="Atkinson Hyperlegible" w:eastAsia="Atkinson Hyperlegible" w:hAnsi="Atkinson Hyperlegible" w:cs="Atkinson Hyperlegible"/>
                      <w:color w:val="0000FF"/>
                    </w:rPr>
                    <w:t>jangka</w:t>
                  </w:r>
                  <w:proofErr w:type="spellEnd"/>
                  <w:r w:rsidR="00FE2027" w:rsidRPr="00AD1B8A">
                    <w:rPr>
                      <w:rFonts w:ascii="Atkinson Hyperlegible" w:eastAsia="Atkinson Hyperlegible" w:hAnsi="Atkinson Hyperlegible" w:cs="Atkinson Hyperlegible"/>
                      <w:color w:val="0000FF"/>
                    </w:rPr>
                    <w:t xml:space="preserve"> masa 1 jam</w:t>
                  </w:r>
                  <w:r w:rsidR="00AD1B8A">
                    <w:rPr>
                      <w:rFonts w:ascii="Atkinson Hyperlegible" w:eastAsia="Atkinson Hyperlegible" w:hAnsi="Atkinson Hyperlegible" w:cs="Atkinson Hyperlegible"/>
                      <w:color w:val="0000FF"/>
                    </w:rPr>
                    <w:t xml:space="preserve"> </w:t>
                  </w:r>
                  <w:proofErr w:type="spellStart"/>
                  <w:r w:rsidR="00AD1B8A">
                    <w:rPr>
                      <w:rFonts w:ascii="Atkinson Hyperlegible" w:eastAsia="Atkinson Hyperlegible" w:hAnsi="Atkinson Hyperlegible" w:cs="Atkinson Hyperlegible"/>
                      <w:color w:val="0000FF"/>
                    </w:rPr>
                    <w:t>mengikut</w:t>
                  </w:r>
                  <w:proofErr w:type="spellEnd"/>
                  <w:r w:rsidR="00AD1B8A">
                    <w:rPr>
                      <w:rFonts w:ascii="Atkinson Hyperlegible" w:eastAsia="Atkinson Hyperlegible" w:hAnsi="Atkinson Hyperlegible" w:cs="Atkinson Hyperlegible"/>
                      <w:color w:val="0000FF"/>
                    </w:rPr>
                    <w:t xml:space="preserve"> </w:t>
                  </w:r>
                  <w:proofErr w:type="spellStart"/>
                  <w:r w:rsidR="00AD1B8A">
                    <w:rPr>
                      <w:rFonts w:ascii="Atkinson Hyperlegible" w:eastAsia="Atkinson Hyperlegible" w:hAnsi="Atkinson Hyperlegible" w:cs="Atkinson Hyperlegible"/>
                      <w:color w:val="0000FF"/>
                    </w:rPr>
                    <w:t>ketetapan</w:t>
                  </w:r>
                  <w:proofErr w:type="spellEnd"/>
                  <w:r w:rsidR="00AD1B8A">
                    <w:rPr>
                      <w:rFonts w:ascii="Atkinson Hyperlegible" w:eastAsia="Atkinson Hyperlegible" w:hAnsi="Atkinson Hyperlegible" w:cs="Atkinson Hyperlegible"/>
                      <w:color w:val="0000FF"/>
                    </w:rPr>
                    <w:t xml:space="preserve"> masa </w:t>
                  </w:r>
                  <w:proofErr w:type="spellStart"/>
                  <w:r w:rsidR="00AD1B8A">
                    <w:rPr>
                      <w:rFonts w:ascii="Atkinson Hyperlegible" w:eastAsia="Atkinson Hyperlegible" w:hAnsi="Atkinson Hyperlegible" w:cs="Atkinson Hyperlegible"/>
                      <w:color w:val="0000FF"/>
                    </w:rPr>
                    <w:t>ujian</w:t>
                  </w:r>
                  <w:proofErr w:type="spellEnd"/>
                  <w:r w:rsidR="00AD1B8A">
                    <w:rPr>
                      <w:rFonts w:ascii="Atkinson Hyperlegible" w:eastAsia="Atkinson Hyperlegible" w:hAnsi="Atkinson Hyperlegible" w:cs="Atkinson Hyperlegible"/>
                      <w:color w:val="0000FF"/>
                    </w:rPr>
                    <w:t xml:space="preserve"> MUET</w:t>
                  </w:r>
                  <w:r w:rsidR="008F1279">
                    <w:rPr>
                      <w:rFonts w:ascii="Atkinson Hyperlegible" w:eastAsia="Atkinson Hyperlegible" w:hAnsi="Atkinson Hyperlegible" w:cs="Atkinson Hyperlegible"/>
                      <w:color w:val="0000FF"/>
                    </w:rPr>
                    <w:t xml:space="preserve"> </w:t>
                  </w:r>
                  <w:proofErr w:type="spellStart"/>
                  <w:r w:rsidR="008F1279">
                    <w:rPr>
                      <w:rFonts w:ascii="Atkinson Hyperlegible" w:eastAsia="Atkinson Hyperlegible" w:hAnsi="Atkinson Hyperlegible" w:cs="Atkinson Hyperlegible"/>
                      <w:color w:val="0000FF"/>
                    </w:rPr>
                    <w:t>sebenar</w:t>
                  </w:r>
                  <w:proofErr w:type="spellEnd"/>
                  <w:r w:rsidR="008F1279">
                    <w:rPr>
                      <w:rFonts w:ascii="Atkinson Hyperlegible" w:eastAsia="Atkinson Hyperlegible" w:hAnsi="Atkinson Hyperlegible" w:cs="Atkinson Hyperlegible"/>
                      <w:color w:val="0000FF"/>
                    </w:rPr>
                    <w:t>.</w:t>
                  </w:r>
                </w:p>
                <w:p w14:paraId="18ECFA1C" w14:textId="434226AA" w:rsidR="008F1279" w:rsidRPr="008F1279" w:rsidRDefault="008F1279">
                  <w:pPr>
                    <w:widowControl w:val="0"/>
                    <w:numPr>
                      <w:ilvl w:val="0"/>
                      <w:numId w:val="6"/>
                    </w:numPr>
                    <w:spacing w:line="240" w:lineRule="auto"/>
                    <w:rPr>
                      <w:rFonts w:ascii="Atkinson Hyperlegible" w:eastAsia="Atkinson Hyperlegible" w:hAnsi="Atkinson Hyperlegible" w:cs="Atkinson Hyperlegible"/>
                      <w:color w:val="0000FF"/>
                      <w:lang w:val="fi-FI"/>
                    </w:rPr>
                  </w:pPr>
                  <w:r w:rsidRPr="008F1279">
                    <w:rPr>
                      <w:rFonts w:ascii="Atkinson Hyperlegible" w:eastAsia="Atkinson Hyperlegible" w:hAnsi="Atkinson Hyperlegible" w:cs="Atkinson Hyperlegible"/>
                      <w:color w:val="0000FF"/>
                      <w:lang w:val="fi-FI"/>
                    </w:rPr>
                    <w:t>Melakukan Langkah yang sama i</w:t>
                  </w:r>
                  <w:r>
                    <w:rPr>
                      <w:rFonts w:ascii="Atkinson Hyperlegible" w:eastAsia="Atkinson Hyperlegible" w:hAnsi="Atkinson Hyperlegible" w:cs="Atkinson Hyperlegible"/>
                      <w:color w:val="0000FF"/>
                      <w:lang w:val="fi-FI"/>
                    </w:rPr>
                    <w:t>aitu menggunakan prompt yang diberi untuk semak esei masing-masing.</w:t>
                  </w:r>
                </w:p>
              </w:tc>
            </w:tr>
            <w:tr w:rsidR="002609A7" w14:paraId="57966587" w14:textId="77777777">
              <w:tc>
                <w:tcPr>
                  <w:tcW w:w="1635" w:type="dxa"/>
                  <w:tcMar>
                    <w:top w:w="100" w:type="dxa"/>
                    <w:left w:w="100" w:type="dxa"/>
                    <w:bottom w:w="100" w:type="dxa"/>
                    <w:right w:w="100" w:type="dxa"/>
                  </w:tcMar>
                </w:tcPr>
                <w:p w14:paraId="02E87EF1"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b/>
                      <w:bCs/>
                    </w:rPr>
                    <w:t>Mei 1-31</w:t>
                  </w:r>
                  <w:r>
                    <w:rPr>
                      <w:rFonts w:ascii="Atkinson Hyperlegible" w:eastAsia="Atkinson Hyperlegible" w:hAnsi="Atkinson Hyperlegible" w:cs="Atkinson Hyperlegible"/>
                      <w:b/>
                      <w:bCs/>
                    </w:rPr>
                    <w:br/>
                  </w:r>
                  <w:r>
                    <w:rPr>
                      <w:rFonts w:ascii="Atkinson Hyperlegible" w:eastAsia="Atkinson Hyperlegible" w:hAnsi="Atkinson Hyperlegible" w:cs="Atkinson Hyperlegible"/>
                      <w:i/>
                      <w:iCs/>
                    </w:rPr>
                    <w:t>Laksana</w:t>
                  </w:r>
                </w:p>
                <w:p w14:paraId="2C5A8D4A" w14:textId="77777777" w:rsidR="002609A7" w:rsidRDefault="002609A7">
                  <w:pPr>
                    <w:widowControl w:val="0"/>
                    <w:spacing w:line="240" w:lineRule="auto"/>
                    <w:rPr>
                      <w:rFonts w:ascii="Atkinson Hyperlegible" w:eastAsia="Atkinson Hyperlegible" w:hAnsi="Atkinson Hyperlegible" w:cs="Atkinson Hyperlegible"/>
                      <w:i/>
                      <w:iCs/>
                    </w:rPr>
                  </w:pPr>
                </w:p>
                <w:p w14:paraId="28EB0A08" w14:textId="77777777" w:rsidR="002609A7" w:rsidRDefault="002609A7">
                  <w:pPr>
                    <w:widowControl w:val="0"/>
                    <w:spacing w:line="240" w:lineRule="auto"/>
                    <w:rPr>
                      <w:rFonts w:ascii="Atkinson Hyperlegible" w:eastAsia="Atkinson Hyperlegible" w:hAnsi="Atkinson Hyperlegible" w:cs="Atkinson Hyperlegible"/>
                      <w:i/>
                      <w:iCs/>
                    </w:rPr>
                  </w:pPr>
                </w:p>
              </w:tc>
              <w:tc>
                <w:tcPr>
                  <w:tcW w:w="3930" w:type="dxa"/>
                  <w:tcMar>
                    <w:top w:w="100" w:type="dxa"/>
                    <w:left w:w="100" w:type="dxa"/>
                    <w:bottom w:w="100" w:type="dxa"/>
                    <w:right w:w="100" w:type="dxa"/>
                  </w:tcMar>
                </w:tcPr>
                <w:p w14:paraId="5BEC9D96"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 </w:t>
                  </w:r>
                  <w:proofErr w:type="spellStart"/>
                  <w:r>
                    <w:rPr>
                      <w:rFonts w:ascii="Atkinson Hyperlegible" w:eastAsia="Atkinson Hyperlegible" w:hAnsi="Atkinson Hyperlegible" w:cs="Atkinson Hyperlegible"/>
                      <w:color w:val="0000FF"/>
                    </w:rPr>
                    <w:t>disasar</w:t>
                  </w:r>
                  <w:proofErr w:type="spellEnd"/>
                  <w:r>
                    <w:rPr>
                      <w:rFonts w:ascii="Atkinson Hyperlegible" w:eastAsia="Atkinson Hyperlegible" w:hAnsi="Atkinson Hyperlegible" w:cs="Atkinson Hyperlegible"/>
                      <w:color w:val="0000FF"/>
                    </w:rPr>
                    <w:t>:</w:t>
                  </w:r>
                </w:p>
                <w:p w14:paraId="54C2B7E0" w14:textId="77777777" w:rsidR="002609A7" w:rsidRDefault="007D49F8">
                  <w:pPr>
                    <w:widowControl w:val="0"/>
                    <w:numPr>
                      <w:ilvl w:val="0"/>
                      <w:numId w:val="19"/>
                    </w:numPr>
                    <w:spacing w:line="240" w:lineRule="auto"/>
                    <w:rPr>
                      <w:rFonts w:ascii="Atkinson Hyperlegible" w:eastAsia="Atkinson Hyperlegible" w:hAnsi="Atkinson Hyperlegible" w:cs="Atkinson Hyperlegible"/>
                      <w:color w:val="0000FF"/>
                    </w:rPr>
                  </w:pPr>
                  <w:proofErr w:type="spellStart"/>
                  <w:r w:rsidRPr="00A5681D">
                    <w:rPr>
                      <w:rFonts w:ascii="Atkinson Hyperlegible" w:eastAsia="Atkinson Hyperlegible" w:hAnsi="Atkinson Hyperlegible" w:cs="Atkinson Hyperlegible"/>
                      <w:color w:val="0000FF"/>
                    </w:rPr>
                    <w:t>Pelajar</w:t>
                  </w:r>
                  <w:proofErr w:type="spellEnd"/>
                  <w:r w:rsidRPr="00A5681D">
                    <w:rPr>
                      <w:rFonts w:ascii="Atkinson Hyperlegible" w:eastAsia="Atkinson Hyperlegible" w:hAnsi="Atkinson Hyperlegible" w:cs="Atkinson Hyperlegible"/>
                      <w:color w:val="0000FF"/>
                    </w:rPr>
                    <w:t xml:space="preserve"> </w:t>
                  </w:r>
                  <w:proofErr w:type="spellStart"/>
                  <w:r w:rsidRPr="00A5681D">
                    <w:rPr>
                      <w:rFonts w:ascii="Atkinson Hyperlegible" w:eastAsia="Atkinson Hyperlegible" w:hAnsi="Atkinson Hyperlegible" w:cs="Atkinson Hyperlegible"/>
                      <w:color w:val="0000FF"/>
                    </w:rPr>
                    <w:t>menulis</w:t>
                  </w:r>
                  <w:proofErr w:type="spellEnd"/>
                  <w:r w:rsidRPr="00A5681D">
                    <w:rPr>
                      <w:rFonts w:ascii="Atkinson Hyperlegible" w:eastAsia="Atkinson Hyperlegible" w:hAnsi="Atkinson Hyperlegible" w:cs="Atkinson Hyperlegible"/>
                      <w:color w:val="0000FF"/>
                    </w:rPr>
                    <w:t xml:space="preserve"> </w:t>
                  </w:r>
                  <w:proofErr w:type="spellStart"/>
                  <w:r w:rsidRPr="00A5681D">
                    <w:rPr>
                      <w:rFonts w:ascii="Atkinson Hyperlegible" w:eastAsia="Atkinson Hyperlegible" w:hAnsi="Atkinson Hyperlegible" w:cs="Atkinson Hyperlegible"/>
                      <w:color w:val="0000FF"/>
                    </w:rPr>
                    <w:t>semula</w:t>
                  </w:r>
                  <w:proofErr w:type="spellEnd"/>
                  <w:r w:rsidRPr="00A5681D">
                    <w:rPr>
                      <w:rFonts w:ascii="Atkinson Hyperlegible" w:eastAsia="Atkinson Hyperlegible" w:hAnsi="Atkinson Hyperlegible" w:cs="Atkinson Hyperlegible"/>
                      <w:color w:val="0000FF"/>
                    </w:rPr>
                    <w:t xml:space="preserve"> </w:t>
                  </w:r>
                  <w:proofErr w:type="spellStart"/>
                  <w:r w:rsidRPr="00A5681D">
                    <w:rPr>
                      <w:rFonts w:ascii="Atkinson Hyperlegible" w:eastAsia="Atkinson Hyperlegible" w:hAnsi="Atkinson Hyperlegible" w:cs="Atkinson Hyperlegible"/>
                      <w:color w:val="0000FF"/>
                    </w:rPr>
                    <w:t>esei</w:t>
                  </w:r>
                  <w:proofErr w:type="spellEnd"/>
                  <w:r w:rsidRPr="00A5681D">
                    <w:rPr>
                      <w:rFonts w:ascii="Atkinson Hyperlegible" w:eastAsia="Atkinson Hyperlegible" w:hAnsi="Atkinson Hyperlegible" w:cs="Atkinson Hyperlegible"/>
                      <w:color w:val="0000FF"/>
                    </w:rPr>
                    <w:t xml:space="preserve"> yang </w:t>
                  </w:r>
                  <w:proofErr w:type="spellStart"/>
                  <w:r w:rsidRPr="00A5681D">
                    <w:rPr>
                      <w:rFonts w:ascii="Atkinson Hyperlegible" w:eastAsia="Atkinson Hyperlegible" w:hAnsi="Atkinson Hyperlegible" w:cs="Atkinson Hyperlegible"/>
                      <w:color w:val="0000FF"/>
                    </w:rPr>
                    <w:t>ditulis</w:t>
                  </w:r>
                  <w:proofErr w:type="spellEnd"/>
                  <w:r w:rsidRPr="00A5681D">
                    <w:rPr>
                      <w:rFonts w:ascii="Atkinson Hyperlegible" w:eastAsia="Atkinson Hyperlegible" w:hAnsi="Atkinson Hyperlegible" w:cs="Atkinson Hyperlegible"/>
                      <w:color w:val="0000FF"/>
                    </w:rPr>
                    <w:t xml:space="preserve"> </w:t>
                  </w:r>
                  <w:proofErr w:type="spellStart"/>
                  <w:r w:rsidRPr="00A5681D">
                    <w:rPr>
                      <w:rFonts w:ascii="Atkinson Hyperlegible" w:eastAsia="Atkinson Hyperlegible" w:hAnsi="Atkinson Hyperlegible" w:cs="Atkinson Hyperlegible"/>
                      <w:color w:val="0000FF"/>
                    </w:rPr>
                    <w:t>semasa</w:t>
                  </w:r>
                  <w:proofErr w:type="spellEnd"/>
                  <w:r w:rsidRPr="00A5681D">
                    <w:rPr>
                      <w:rFonts w:ascii="Atkinson Hyperlegible" w:eastAsia="Atkinson Hyperlegible" w:hAnsi="Atkinson Hyperlegible" w:cs="Atkinson Hyperlegible"/>
                      <w:color w:val="0000FF"/>
                    </w:rPr>
                    <w:t xml:space="preserve"> </w:t>
                  </w:r>
                  <w:proofErr w:type="spellStart"/>
                  <w:r w:rsidRPr="00A5681D">
                    <w:rPr>
                      <w:rFonts w:ascii="Atkinson Hyperlegible" w:eastAsia="Atkinson Hyperlegible" w:hAnsi="Atkinson Hyperlegible" w:cs="Atkinson Hyperlegible"/>
                      <w:color w:val="0000FF"/>
                    </w:rPr>
                    <w:t>ujian</w:t>
                  </w:r>
                  <w:proofErr w:type="spellEnd"/>
                  <w:r w:rsidRPr="00A5681D">
                    <w:rPr>
                      <w:rFonts w:ascii="Atkinson Hyperlegible" w:eastAsia="Atkinson Hyperlegible" w:hAnsi="Atkinson Hyperlegible" w:cs="Atkinson Hyperlegible"/>
                      <w:color w:val="0000FF"/>
                    </w:rPr>
                    <w:t xml:space="preserve"> MUET </w:t>
                  </w:r>
                  <w:proofErr w:type="spellStart"/>
                  <w:r w:rsidRPr="00A5681D">
                    <w:rPr>
                      <w:rFonts w:ascii="Atkinson Hyperlegible" w:eastAsia="Atkinson Hyperlegible" w:hAnsi="Atkinson Hyperlegible" w:cs="Atkinson Hyperlegible"/>
                      <w:color w:val="0000FF"/>
                    </w:rPr>
                    <w:t>sebenar</w:t>
                  </w:r>
                  <w:proofErr w:type="spellEnd"/>
                  <w:r w:rsidRPr="00A5681D">
                    <w:rPr>
                      <w:rFonts w:ascii="Atkinson Hyperlegible" w:eastAsia="Atkinson Hyperlegible" w:hAnsi="Atkinson Hyperlegible" w:cs="Atkinson Hyperlegible"/>
                      <w:color w:val="0000FF"/>
                    </w:rPr>
                    <w:t xml:space="preserve"> </w:t>
                  </w:r>
                  <w:proofErr w:type="spellStart"/>
                  <w:r w:rsidR="00292C53" w:rsidRPr="00A5681D">
                    <w:rPr>
                      <w:rFonts w:ascii="Atkinson Hyperlegible" w:eastAsia="Atkinson Hyperlegible" w:hAnsi="Atkinson Hyperlegible" w:cs="Atkinson Hyperlegible"/>
                      <w:color w:val="0000FF"/>
                    </w:rPr>
                    <w:t>dalam</w:t>
                  </w:r>
                  <w:proofErr w:type="spellEnd"/>
                  <w:r w:rsidR="00292C53" w:rsidRPr="00A5681D">
                    <w:rPr>
                      <w:rFonts w:ascii="Atkinson Hyperlegible" w:eastAsia="Atkinson Hyperlegible" w:hAnsi="Atkinson Hyperlegible" w:cs="Atkinson Hyperlegible"/>
                      <w:color w:val="0000FF"/>
                    </w:rPr>
                    <w:t xml:space="preserve"> </w:t>
                  </w:r>
                  <w:proofErr w:type="spellStart"/>
                  <w:r w:rsidR="00A5681D" w:rsidRPr="00A5681D">
                    <w:rPr>
                      <w:rFonts w:ascii="Atkinson Hyperlegible" w:eastAsia="Atkinson Hyperlegible" w:hAnsi="Atkinson Hyperlegible" w:cs="Atkinson Hyperlegible"/>
                      <w:color w:val="0000FF"/>
                    </w:rPr>
                    <w:t>minggu</w:t>
                  </w:r>
                  <w:proofErr w:type="spellEnd"/>
                  <w:r w:rsidR="00A5681D" w:rsidRPr="00A5681D">
                    <w:rPr>
                      <w:rFonts w:ascii="Atkinson Hyperlegible" w:eastAsia="Atkinson Hyperlegible" w:hAnsi="Atkinson Hyperlegible" w:cs="Atkinson Hyperlegible"/>
                      <w:color w:val="0000FF"/>
                    </w:rPr>
                    <w:t xml:space="preserve"> </w:t>
                  </w:r>
                  <w:proofErr w:type="spellStart"/>
                  <w:r w:rsidR="00A5681D" w:rsidRPr="00A5681D">
                    <w:rPr>
                      <w:rFonts w:ascii="Atkinson Hyperlegible" w:eastAsia="Atkinson Hyperlegible" w:hAnsi="Atkinson Hyperlegible" w:cs="Atkinson Hyperlegible"/>
                      <w:color w:val="0000FF"/>
                    </w:rPr>
                    <w:t>seterusnya</w:t>
                  </w:r>
                  <w:proofErr w:type="spellEnd"/>
                  <w:r w:rsidR="00A5681D" w:rsidRPr="00A5681D">
                    <w:rPr>
                      <w:rFonts w:ascii="Atkinson Hyperlegible" w:eastAsia="Atkinson Hyperlegible" w:hAnsi="Atkinson Hyperlegible" w:cs="Atkinson Hyperlegible"/>
                      <w:color w:val="0000FF"/>
                    </w:rPr>
                    <w:t xml:space="preserve"> </w:t>
                  </w:r>
                  <w:proofErr w:type="spellStart"/>
                  <w:r w:rsidR="00A5681D" w:rsidRPr="00A5681D">
                    <w:rPr>
                      <w:rFonts w:ascii="Atkinson Hyperlegible" w:eastAsia="Atkinson Hyperlegible" w:hAnsi="Atkinson Hyperlegible" w:cs="Atkinson Hyperlegible"/>
                      <w:color w:val="0000FF"/>
                    </w:rPr>
                    <w:t>semasa</w:t>
                  </w:r>
                  <w:proofErr w:type="spellEnd"/>
                  <w:r w:rsidR="00A5681D" w:rsidRPr="00A5681D">
                    <w:rPr>
                      <w:rFonts w:ascii="Atkinson Hyperlegible" w:eastAsia="Atkinson Hyperlegible" w:hAnsi="Atkinson Hyperlegible" w:cs="Atkinson Hyperlegible"/>
                      <w:color w:val="0000FF"/>
                    </w:rPr>
                    <w:t xml:space="preserve"> </w:t>
                  </w:r>
                  <w:proofErr w:type="spellStart"/>
                  <w:r w:rsidR="00A5681D" w:rsidRPr="00A5681D">
                    <w:rPr>
                      <w:rFonts w:ascii="Atkinson Hyperlegible" w:eastAsia="Atkinson Hyperlegible" w:hAnsi="Atkinson Hyperlegible" w:cs="Atkinson Hyperlegible"/>
                      <w:color w:val="0000FF"/>
                    </w:rPr>
                    <w:t>kelas</w:t>
                  </w:r>
                  <w:proofErr w:type="spellEnd"/>
                  <w:r w:rsidR="00A5681D" w:rsidRPr="00A5681D">
                    <w:rPr>
                      <w:rFonts w:ascii="Atkinson Hyperlegible" w:eastAsia="Atkinson Hyperlegible" w:hAnsi="Atkinson Hyperlegible" w:cs="Atkinson Hyperlegible"/>
                      <w:color w:val="0000FF"/>
                    </w:rPr>
                    <w:t xml:space="preserve"> Bahas</w:t>
                  </w:r>
                  <w:r w:rsidR="00A5681D">
                    <w:rPr>
                      <w:rFonts w:ascii="Atkinson Hyperlegible" w:eastAsia="Atkinson Hyperlegible" w:hAnsi="Atkinson Hyperlegible" w:cs="Atkinson Hyperlegible"/>
                      <w:color w:val="0000FF"/>
                    </w:rPr>
                    <w:t xml:space="preserve">a </w:t>
                  </w:r>
                  <w:proofErr w:type="spellStart"/>
                  <w:r w:rsidR="00A5681D">
                    <w:rPr>
                      <w:rFonts w:ascii="Atkinson Hyperlegible" w:eastAsia="Atkinson Hyperlegible" w:hAnsi="Atkinson Hyperlegible" w:cs="Atkinson Hyperlegible"/>
                      <w:color w:val="0000FF"/>
                    </w:rPr>
                    <w:t>Inggeris</w:t>
                  </w:r>
                  <w:proofErr w:type="spellEnd"/>
                  <w:r w:rsidR="00A5681D">
                    <w:rPr>
                      <w:rFonts w:ascii="Atkinson Hyperlegible" w:eastAsia="Atkinson Hyperlegible" w:hAnsi="Atkinson Hyperlegible" w:cs="Atkinson Hyperlegible"/>
                      <w:color w:val="0000FF"/>
                    </w:rPr>
                    <w:t>.</w:t>
                  </w:r>
                </w:p>
                <w:p w14:paraId="1F6664AD" w14:textId="370C33DB" w:rsidR="00A5681D" w:rsidRPr="00A5681D" w:rsidRDefault="001E2C8A">
                  <w:pPr>
                    <w:widowControl w:val="0"/>
                    <w:numPr>
                      <w:ilvl w:val="0"/>
                      <w:numId w:val="19"/>
                    </w:numPr>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 xml:space="preserve">23% </w:t>
                  </w:r>
                  <w:proofErr w:type="spellStart"/>
                  <w:r>
                    <w:rPr>
                      <w:rFonts w:ascii="Atkinson Hyperlegible" w:eastAsia="Atkinson Hyperlegible" w:hAnsi="Atkinson Hyperlegible" w:cs="Atkinson Hyperlegible"/>
                      <w:color w:val="0000FF"/>
                    </w:rPr>
                    <w:t>pelajar</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mencapai</w:t>
                  </w:r>
                  <w:proofErr w:type="spellEnd"/>
                  <w:r>
                    <w:rPr>
                      <w:rFonts w:ascii="Atkinson Hyperlegible" w:eastAsia="Atkinson Hyperlegible" w:hAnsi="Atkinson Hyperlegible" w:cs="Atkinson Hyperlegible"/>
                      <w:color w:val="0000FF"/>
                    </w:rPr>
                    <w:t xml:space="preserve"> Band 4 </w:t>
                  </w:r>
                  <w:proofErr w:type="spellStart"/>
                  <w:r>
                    <w:rPr>
                      <w:rFonts w:ascii="Atkinson Hyperlegible" w:eastAsia="Atkinson Hyperlegible" w:hAnsi="Atkinson Hyperlegible" w:cs="Atkinson Hyperlegible"/>
                      <w:color w:val="0000FF"/>
                    </w:rPr>
                    <w:t>ke</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atas</w:t>
                  </w:r>
                  <w:proofErr w:type="spellEnd"/>
                  <w:r>
                    <w:rPr>
                      <w:rFonts w:ascii="Atkinson Hyperlegible" w:eastAsia="Atkinson Hyperlegible" w:hAnsi="Atkinson Hyperlegible" w:cs="Atkinson Hyperlegible"/>
                      <w:color w:val="0000FF"/>
                    </w:rPr>
                    <w:t xml:space="preserve"> </w:t>
                  </w:r>
                </w:p>
              </w:tc>
              <w:tc>
                <w:tcPr>
                  <w:tcW w:w="4185" w:type="dxa"/>
                  <w:tcMar>
                    <w:top w:w="100" w:type="dxa"/>
                    <w:left w:w="100" w:type="dxa"/>
                    <w:bottom w:w="100" w:type="dxa"/>
                    <w:right w:w="100" w:type="dxa"/>
                  </w:tcMar>
                </w:tcPr>
                <w:p w14:paraId="36310AE1"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Keberhasilan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w:t>
                  </w:r>
                </w:p>
                <w:p w14:paraId="1BEC99B0" w14:textId="23821A31" w:rsidR="002609A7" w:rsidRDefault="007D49F8">
                  <w:pPr>
                    <w:widowControl w:val="0"/>
                    <w:numPr>
                      <w:ilvl w:val="0"/>
                      <w:numId w:val="23"/>
                    </w:numPr>
                    <w:spacing w:line="240" w:lineRule="auto"/>
                    <w:rPr>
                      <w:rFonts w:ascii="Atkinson Hyperlegible" w:eastAsia="Atkinson Hyperlegible" w:hAnsi="Atkinson Hyperlegible" w:cs="Atkinson Hyperlegible"/>
                      <w:color w:val="0000FF"/>
                    </w:rPr>
                  </w:pPr>
                  <w:hyperlink r:id="rId14" w:history="1">
                    <w:r w:rsidRPr="007826A6">
                      <w:rPr>
                        <w:rStyle w:val="Hyperlink"/>
                        <w:rFonts w:ascii="Atkinson Hyperlegible" w:eastAsia="Atkinson Hyperlegible" w:hAnsi="Atkinson Hyperlegible" w:cs="Atkinson Hyperlegible"/>
                      </w:rPr>
                      <w:t>https://docs.google.com/spreadsheets/d/1eN8eu3ddolEnN53e-wE4KmxBGhcD80Rq/edit?usp=sharing&amp;ouid=110879473927718506849&amp;rtpof=true&amp;sd=true</w:t>
                    </w:r>
                  </w:hyperlink>
                </w:p>
                <w:p w14:paraId="127B1EE6" w14:textId="0B755BF2" w:rsidR="007D49F8" w:rsidRDefault="001E2C8A">
                  <w:pPr>
                    <w:widowControl w:val="0"/>
                    <w:numPr>
                      <w:ilvl w:val="0"/>
                      <w:numId w:val="23"/>
                    </w:numPr>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10</w:t>
                  </w:r>
                  <w:r w:rsidR="00142530">
                    <w:rPr>
                      <w:rFonts w:ascii="Atkinson Hyperlegible" w:eastAsia="Atkinson Hyperlegible" w:hAnsi="Atkinson Hyperlegible" w:cs="Atkinson Hyperlegible"/>
                      <w:color w:val="0000FF"/>
                    </w:rPr>
                    <w:t xml:space="preserve">% (4/40) </w:t>
                  </w:r>
                  <w:proofErr w:type="spellStart"/>
                  <w:r w:rsidR="00142530">
                    <w:rPr>
                      <w:rFonts w:ascii="Atkinson Hyperlegible" w:eastAsia="Atkinson Hyperlegible" w:hAnsi="Atkinson Hyperlegible" w:cs="Atkinson Hyperlegible"/>
                      <w:color w:val="0000FF"/>
                    </w:rPr>
                    <w:t>pelajar</w:t>
                  </w:r>
                  <w:proofErr w:type="spellEnd"/>
                  <w:r w:rsidR="00142530">
                    <w:rPr>
                      <w:rFonts w:ascii="Atkinson Hyperlegible" w:eastAsia="Atkinson Hyperlegible" w:hAnsi="Atkinson Hyperlegible" w:cs="Atkinson Hyperlegible"/>
                      <w:color w:val="0000FF"/>
                    </w:rPr>
                    <w:t xml:space="preserve"> </w:t>
                  </w:r>
                  <w:proofErr w:type="spellStart"/>
                  <w:r w:rsidR="005A523B">
                    <w:rPr>
                      <w:rFonts w:ascii="Atkinson Hyperlegible" w:eastAsia="Atkinson Hyperlegible" w:hAnsi="Atkinson Hyperlegible" w:cs="Atkinson Hyperlegible"/>
                      <w:color w:val="0000FF"/>
                    </w:rPr>
                    <w:t>mencapai</w:t>
                  </w:r>
                  <w:proofErr w:type="spellEnd"/>
                  <w:r w:rsidR="005A523B">
                    <w:rPr>
                      <w:rFonts w:ascii="Atkinson Hyperlegible" w:eastAsia="Atkinson Hyperlegible" w:hAnsi="Atkinson Hyperlegible" w:cs="Atkinson Hyperlegible"/>
                      <w:color w:val="0000FF"/>
                    </w:rPr>
                    <w:t xml:space="preserve"> Band 4</w:t>
                  </w:r>
                </w:p>
              </w:tc>
              <w:tc>
                <w:tcPr>
                  <w:tcW w:w="3930" w:type="dxa"/>
                  <w:tcMar>
                    <w:top w:w="100" w:type="dxa"/>
                    <w:left w:w="100" w:type="dxa"/>
                    <w:bottom w:w="100" w:type="dxa"/>
                    <w:right w:w="100" w:type="dxa"/>
                  </w:tcMar>
                </w:tcPr>
                <w:p w14:paraId="185D2A22"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Penambahbaikan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seterusnya</w:t>
                  </w:r>
                  <w:proofErr w:type="spellEnd"/>
                  <w:r>
                    <w:rPr>
                      <w:rFonts w:ascii="Atkinson Hyperlegible" w:eastAsia="Atkinson Hyperlegible" w:hAnsi="Atkinson Hyperlegible" w:cs="Atkinson Hyperlegible"/>
                      <w:color w:val="0000FF"/>
                    </w:rPr>
                    <w:t>:</w:t>
                  </w:r>
                </w:p>
                <w:p w14:paraId="49262641" w14:textId="2BD693C6" w:rsidR="002609A7" w:rsidRDefault="00DC0759">
                  <w:pPr>
                    <w:widowControl w:val="0"/>
                    <w:numPr>
                      <w:ilvl w:val="0"/>
                      <w:numId w:val="3"/>
                    </w:numPr>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Membandingan</w:t>
                  </w:r>
                  <w:proofErr w:type="spellEnd"/>
                  <w:r w:rsidR="004F4C2A">
                    <w:rPr>
                      <w:rFonts w:ascii="Atkinson Hyperlegible" w:eastAsia="Atkinson Hyperlegible" w:hAnsi="Atkinson Hyperlegible" w:cs="Atkinson Hyperlegible"/>
                      <w:color w:val="0000FF"/>
                    </w:rPr>
                    <w:t xml:space="preserve"> Keputusan </w:t>
                  </w:r>
                  <w:proofErr w:type="spellStart"/>
                  <w:r w:rsidR="004F4C2A">
                    <w:rPr>
                      <w:rFonts w:ascii="Atkinson Hyperlegible" w:eastAsia="Atkinson Hyperlegible" w:hAnsi="Atkinson Hyperlegible" w:cs="Atkinson Hyperlegible"/>
                      <w:color w:val="0000FF"/>
                    </w:rPr>
                    <w:t>sebenar</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dengan</w:t>
                  </w:r>
                  <w:proofErr w:type="spellEnd"/>
                  <w:r w:rsidR="004F4C2A">
                    <w:rPr>
                      <w:rFonts w:ascii="Atkinson Hyperlegible" w:eastAsia="Atkinson Hyperlegible" w:hAnsi="Atkinson Hyperlegible" w:cs="Atkinson Hyperlegible"/>
                      <w:color w:val="0000FF"/>
                    </w:rPr>
                    <w:t xml:space="preserve"> data yang </w:t>
                  </w:r>
                  <w:proofErr w:type="spellStart"/>
                  <w:r w:rsidR="004F4C2A">
                    <w:rPr>
                      <w:rFonts w:ascii="Atkinson Hyperlegible" w:eastAsia="Atkinson Hyperlegible" w:hAnsi="Atkinson Hyperlegible" w:cs="Atkinson Hyperlegible"/>
                      <w:color w:val="0000FF"/>
                    </w:rPr>
                    <w:t>dikumpul</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mengunakan</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penyemakan</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esei</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chatgpt</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seminggu</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selepas</w:t>
                  </w:r>
                  <w:proofErr w:type="spellEnd"/>
                  <w:r w:rsidR="004F4C2A">
                    <w:rPr>
                      <w:rFonts w:ascii="Atkinson Hyperlegible" w:eastAsia="Atkinson Hyperlegible" w:hAnsi="Atkinson Hyperlegible" w:cs="Atkinson Hyperlegible"/>
                      <w:color w:val="0000FF"/>
                    </w:rPr>
                    <w:t xml:space="preserve"> </w:t>
                  </w:r>
                  <w:proofErr w:type="spellStart"/>
                  <w:r w:rsidR="004F4C2A">
                    <w:rPr>
                      <w:rFonts w:ascii="Atkinson Hyperlegible" w:eastAsia="Atkinson Hyperlegible" w:hAnsi="Atkinson Hyperlegible" w:cs="Atkinson Hyperlegible"/>
                      <w:color w:val="0000FF"/>
                    </w:rPr>
                    <w:t>peperiksaan</w:t>
                  </w:r>
                  <w:proofErr w:type="spellEnd"/>
                  <w:r w:rsidR="004F4C2A">
                    <w:rPr>
                      <w:rFonts w:ascii="Atkinson Hyperlegible" w:eastAsia="Atkinson Hyperlegible" w:hAnsi="Atkinson Hyperlegible" w:cs="Atkinson Hyperlegible"/>
                      <w:color w:val="0000FF"/>
                    </w:rPr>
                    <w:t xml:space="preserve"> MUET </w:t>
                  </w:r>
                  <w:proofErr w:type="spellStart"/>
                  <w:r w:rsidR="004F4C2A">
                    <w:rPr>
                      <w:rFonts w:ascii="Atkinson Hyperlegible" w:eastAsia="Atkinson Hyperlegible" w:hAnsi="Atkinson Hyperlegible" w:cs="Atkinson Hyperlegible"/>
                      <w:color w:val="0000FF"/>
                    </w:rPr>
                    <w:t>sebenar</w:t>
                  </w:r>
                  <w:proofErr w:type="spellEnd"/>
                  <w:r w:rsidR="004F4C2A">
                    <w:rPr>
                      <w:rFonts w:ascii="Atkinson Hyperlegible" w:eastAsia="Atkinson Hyperlegible" w:hAnsi="Atkinson Hyperlegible" w:cs="Atkinson Hyperlegible"/>
                      <w:color w:val="0000FF"/>
                    </w:rPr>
                    <w:t xml:space="preserve">. </w:t>
                  </w:r>
                </w:p>
              </w:tc>
            </w:tr>
            <w:tr w:rsidR="002609A7" w:rsidRPr="00D76AB8" w14:paraId="625433CA" w14:textId="77777777">
              <w:tc>
                <w:tcPr>
                  <w:tcW w:w="1635" w:type="dxa"/>
                  <w:tcMar>
                    <w:top w:w="100" w:type="dxa"/>
                    <w:left w:w="100" w:type="dxa"/>
                    <w:bottom w:w="100" w:type="dxa"/>
                    <w:right w:w="100" w:type="dxa"/>
                  </w:tcMar>
                </w:tcPr>
                <w:p w14:paraId="3FC1C4AF" w14:textId="77777777" w:rsidR="002609A7" w:rsidRDefault="00D34159">
                  <w:pPr>
                    <w:widowControl w:val="0"/>
                    <w:spacing w:line="240" w:lineRule="auto"/>
                    <w:rPr>
                      <w:rFonts w:ascii="Atkinson Hyperlegible" w:eastAsia="Atkinson Hyperlegible" w:hAnsi="Atkinson Hyperlegible" w:cs="Atkinson Hyperlegible"/>
                      <w:b/>
                      <w:bCs/>
                    </w:rPr>
                  </w:pPr>
                  <w:r>
                    <w:rPr>
                      <w:rFonts w:ascii="Atkinson Hyperlegible" w:eastAsia="Atkinson Hyperlegible" w:hAnsi="Atkinson Hyperlegible" w:cs="Atkinson Hyperlegible"/>
                      <w:b/>
                      <w:bCs/>
                    </w:rPr>
                    <w:t>Jun 1-30</w:t>
                  </w:r>
                </w:p>
                <w:p w14:paraId="07A342D9" w14:textId="77777777" w:rsidR="002609A7" w:rsidRDefault="00D34159">
                  <w:pPr>
                    <w:widowControl w:val="0"/>
                    <w:spacing w:line="240" w:lineRule="auto"/>
                    <w:rPr>
                      <w:rFonts w:ascii="Atkinson Hyperlegible" w:eastAsia="Atkinson Hyperlegible" w:hAnsi="Atkinson Hyperlegible" w:cs="Atkinson Hyperlegible"/>
                      <w:i/>
                      <w:iCs/>
                    </w:rPr>
                  </w:pPr>
                  <w:r>
                    <w:rPr>
                      <w:rFonts w:ascii="Atkinson Hyperlegible" w:eastAsia="Atkinson Hyperlegible" w:hAnsi="Atkinson Hyperlegible" w:cs="Atkinson Hyperlegible"/>
                      <w:i/>
                      <w:iCs/>
                    </w:rPr>
                    <w:t>Laksana/ Lestari</w:t>
                  </w:r>
                </w:p>
                <w:p w14:paraId="1D482712" w14:textId="77777777" w:rsidR="002609A7" w:rsidRDefault="002609A7">
                  <w:pPr>
                    <w:widowControl w:val="0"/>
                    <w:spacing w:line="240" w:lineRule="auto"/>
                    <w:rPr>
                      <w:rFonts w:ascii="Atkinson Hyperlegible" w:eastAsia="Atkinson Hyperlegible" w:hAnsi="Atkinson Hyperlegible" w:cs="Atkinson Hyperlegible"/>
                      <w:i/>
                      <w:iCs/>
                    </w:rPr>
                  </w:pPr>
                </w:p>
              </w:tc>
              <w:tc>
                <w:tcPr>
                  <w:tcW w:w="3930" w:type="dxa"/>
                  <w:tcMar>
                    <w:top w:w="100" w:type="dxa"/>
                    <w:left w:w="100" w:type="dxa"/>
                    <w:bottom w:w="100" w:type="dxa"/>
                    <w:right w:w="100" w:type="dxa"/>
                  </w:tcMar>
                </w:tcPr>
                <w:p w14:paraId="740FA5C4"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 </w:t>
                  </w:r>
                  <w:proofErr w:type="spellStart"/>
                  <w:r>
                    <w:rPr>
                      <w:rFonts w:ascii="Atkinson Hyperlegible" w:eastAsia="Atkinson Hyperlegible" w:hAnsi="Atkinson Hyperlegible" w:cs="Atkinson Hyperlegible"/>
                      <w:color w:val="0000FF"/>
                    </w:rPr>
                    <w:t>disasar</w:t>
                  </w:r>
                  <w:proofErr w:type="spellEnd"/>
                  <w:r>
                    <w:rPr>
                      <w:rFonts w:ascii="Atkinson Hyperlegible" w:eastAsia="Atkinson Hyperlegible" w:hAnsi="Atkinson Hyperlegible" w:cs="Atkinson Hyperlegible"/>
                      <w:color w:val="0000FF"/>
                    </w:rPr>
                    <w:t>:</w:t>
                  </w:r>
                </w:p>
                <w:p w14:paraId="19DD5F6D" w14:textId="77777777" w:rsidR="002609A7" w:rsidRPr="00F67884" w:rsidRDefault="00F67884">
                  <w:pPr>
                    <w:widowControl w:val="0"/>
                    <w:numPr>
                      <w:ilvl w:val="0"/>
                      <w:numId w:val="10"/>
                    </w:numPr>
                    <w:spacing w:line="240" w:lineRule="auto"/>
                    <w:rPr>
                      <w:rFonts w:ascii="Atkinson Hyperlegible" w:eastAsia="Atkinson Hyperlegible" w:hAnsi="Atkinson Hyperlegible" w:cs="Atkinson Hyperlegible"/>
                      <w:color w:val="0000FF"/>
                      <w:lang w:val="fi-FI"/>
                    </w:rPr>
                  </w:pPr>
                  <w:r w:rsidRPr="00F67884">
                    <w:rPr>
                      <w:rFonts w:ascii="Atkinson Hyperlegible" w:eastAsia="Atkinson Hyperlegible" w:hAnsi="Atkinson Hyperlegible" w:cs="Atkinson Hyperlegible"/>
                      <w:color w:val="0000FF"/>
                      <w:lang w:val="fi-FI"/>
                    </w:rPr>
                    <w:t>Mendapatkan keputusan sebenar MUET daripada unit peperiksaan</w:t>
                  </w:r>
                </w:p>
                <w:p w14:paraId="1757544E" w14:textId="5FA27677" w:rsidR="00F67884" w:rsidRPr="00F15C35" w:rsidRDefault="00F67884">
                  <w:pPr>
                    <w:widowControl w:val="0"/>
                    <w:numPr>
                      <w:ilvl w:val="0"/>
                      <w:numId w:val="10"/>
                    </w:numPr>
                    <w:spacing w:line="240" w:lineRule="auto"/>
                    <w:rPr>
                      <w:rFonts w:ascii="Atkinson Hyperlegible" w:eastAsia="Atkinson Hyperlegible" w:hAnsi="Atkinson Hyperlegible" w:cs="Atkinson Hyperlegible"/>
                      <w:color w:val="0000FF"/>
                      <w:lang w:val="en-MY"/>
                    </w:rPr>
                  </w:pPr>
                  <w:proofErr w:type="spellStart"/>
                  <w:r w:rsidRPr="00F15C35">
                    <w:rPr>
                      <w:rFonts w:ascii="Atkinson Hyperlegible" w:eastAsia="Atkinson Hyperlegible" w:hAnsi="Atkinson Hyperlegible" w:cs="Atkinson Hyperlegible"/>
                      <w:color w:val="0000FF"/>
                      <w:lang w:val="en-MY"/>
                    </w:rPr>
                    <w:t>Menganalisis</w:t>
                  </w:r>
                  <w:proofErr w:type="spellEnd"/>
                  <w:r w:rsidRPr="00F15C35">
                    <w:rPr>
                      <w:rFonts w:ascii="Atkinson Hyperlegible" w:eastAsia="Atkinson Hyperlegible" w:hAnsi="Atkinson Hyperlegible" w:cs="Atkinson Hyperlegible"/>
                      <w:color w:val="0000FF"/>
                      <w:lang w:val="en-MY"/>
                    </w:rPr>
                    <w:t xml:space="preserve"> </w:t>
                  </w:r>
                  <w:proofErr w:type="spellStart"/>
                  <w:r w:rsidR="00F15C35" w:rsidRPr="00F15C35">
                    <w:rPr>
                      <w:rFonts w:ascii="Atkinson Hyperlegible" w:eastAsia="Atkinson Hyperlegible" w:hAnsi="Atkinson Hyperlegible" w:cs="Atkinson Hyperlegible"/>
                      <w:color w:val="0000FF"/>
                      <w:lang w:val="en-MY"/>
                    </w:rPr>
                    <w:t>keputusan</w:t>
                  </w:r>
                  <w:proofErr w:type="spellEnd"/>
                  <w:r w:rsidR="00F15C35" w:rsidRPr="00F15C35">
                    <w:rPr>
                      <w:rFonts w:ascii="Atkinson Hyperlegible" w:eastAsia="Atkinson Hyperlegible" w:hAnsi="Atkinson Hyperlegible" w:cs="Atkinson Hyperlegible"/>
                      <w:color w:val="0000FF"/>
                      <w:lang w:val="en-MY"/>
                    </w:rPr>
                    <w:t xml:space="preserve"> MUET Writing d</w:t>
                  </w:r>
                  <w:r w:rsidR="00F15C35">
                    <w:rPr>
                      <w:rFonts w:ascii="Atkinson Hyperlegible" w:eastAsia="Atkinson Hyperlegible" w:hAnsi="Atkinson Hyperlegible" w:cs="Atkinson Hyperlegible"/>
                      <w:color w:val="0000FF"/>
                      <w:lang w:val="en-MY"/>
                    </w:rPr>
                    <w:t xml:space="preserve">an </w:t>
                  </w:r>
                  <w:proofErr w:type="spellStart"/>
                  <w:r w:rsidR="00F15C35">
                    <w:rPr>
                      <w:rFonts w:ascii="Atkinson Hyperlegible" w:eastAsia="Atkinson Hyperlegible" w:hAnsi="Atkinson Hyperlegible" w:cs="Atkinson Hyperlegible"/>
                      <w:color w:val="0000FF"/>
                      <w:lang w:val="en-MY"/>
                    </w:rPr>
                    <w:t>membuat</w:t>
                  </w:r>
                  <w:proofErr w:type="spellEnd"/>
                  <w:r w:rsidR="00F15C35">
                    <w:rPr>
                      <w:rFonts w:ascii="Atkinson Hyperlegible" w:eastAsia="Atkinson Hyperlegible" w:hAnsi="Atkinson Hyperlegible" w:cs="Atkinson Hyperlegible"/>
                      <w:color w:val="0000FF"/>
                      <w:lang w:val="en-MY"/>
                    </w:rPr>
                    <w:t xml:space="preserve"> </w:t>
                  </w:r>
                  <w:proofErr w:type="spellStart"/>
                  <w:r w:rsidR="00F15C35">
                    <w:rPr>
                      <w:rFonts w:ascii="Atkinson Hyperlegible" w:eastAsia="Atkinson Hyperlegible" w:hAnsi="Atkinson Hyperlegible" w:cs="Atkinson Hyperlegible"/>
                      <w:color w:val="0000FF"/>
                      <w:lang w:val="en-MY"/>
                    </w:rPr>
                    <w:t>perbandingan</w:t>
                  </w:r>
                  <w:proofErr w:type="spellEnd"/>
                  <w:r w:rsidR="00430533">
                    <w:rPr>
                      <w:rFonts w:ascii="Atkinson Hyperlegible" w:eastAsia="Atkinson Hyperlegible" w:hAnsi="Atkinson Hyperlegible" w:cs="Atkinson Hyperlegible"/>
                      <w:color w:val="0000FF"/>
                      <w:lang w:val="en-MY"/>
                    </w:rPr>
                    <w:t xml:space="preserve"> Keputusan yang </w:t>
                  </w:r>
                  <w:proofErr w:type="spellStart"/>
                  <w:r w:rsidR="00430533">
                    <w:rPr>
                      <w:rFonts w:ascii="Atkinson Hyperlegible" w:eastAsia="Atkinson Hyperlegible" w:hAnsi="Atkinson Hyperlegible" w:cs="Atkinson Hyperlegible"/>
                      <w:color w:val="0000FF"/>
                      <w:lang w:val="en-MY"/>
                    </w:rPr>
                    <w:t>disemak</w:t>
                  </w:r>
                  <w:proofErr w:type="spellEnd"/>
                  <w:r w:rsidR="00430533">
                    <w:rPr>
                      <w:rFonts w:ascii="Atkinson Hyperlegible" w:eastAsia="Atkinson Hyperlegible" w:hAnsi="Atkinson Hyperlegible" w:cs="Atkinson Hyperlegible"/>
                      <w:color w:val="0000FF"/>
                      <w:lang w:val="en-MY"/>
                    </w:rPr>
                    <w:t xml:space="preserve"> </w:t>
                  </w:r>
                  <w:proofErr w:type="spellStart"/>
                  <w:r w:rsidR="00430533">
                    <w:rPr>
                      <w:rFonts w:ascii="Atkinson Hyperlegible" w:eastAsia="Atkinson Hyperlegible" w:hAnsi="Atkinson Hyperlegible" w:cs="Atkinson Hyperlegible"/>
                      <w:color w:val="0000FF"/>
                      <w:lang w:val="en-MY"/>
                    </w:rPr>
                    <w:t>menggunakan</w:t>
                  </w:r>
                  <w:proofErr w:type="spellEnd"/>
                  <w:r w:rsidR="00430533">
                    <w:rPr>
                      <w:rFonts w:ascii="Atkinson Hyperlegible" w:eastAsia="Atkinson Hyperlegible" w:hAnsi="Atkinson Hyperlegible" w:cs="Atkinson Hyperlegible"/>
                      <w:color w:val="0000FF"/>
                      <w:lang w:val="en-MY"/>
                    </w:rPr>
                    <w:t xml:space="preserve"> </w:t>
                  </w:r>
                  <w:proofErr w:type="spellStart"/>
                  <w:r w:rsidR="00430533">
                    <w:rPr>
                      <w:rFonts w:ascii="Atkinson Hyperlegible" w:eastAsia="Atkinson Hyperlegible" w:hAnsi="Atkinson Hyperlegible" w:cs="Atkinson Hyperlegible"/>
                      <w:color w:val="0000FF"/>
                      <w:lang w:val="en-MY"/>
                    </w:rPr>
                    <w:t>chat</w:t>
                  </w:r>
                  <w:r w:rsidR="004B5D93">
                    <w:rPr>
                      <w:rFonts w:ascii="Atkinson Hyperlegible" w:eastAsia="Atkinson Hyperlegible" w:hAnsi="Atkinson Hyperlegible" w:cs="Atkinson Hyperlegible"/>
                      <w:color w:val="0000FF"/>
                      <w:lang w:val="en-MY"/>
                    </w:rPr>
                    <w:t>gpt</w:t>
                  </w:r>
                  <w:proofErr w:type="spellEnd"/>
                  <w:r w:rsidR="004B5D93">
                    <w:rPr>
                      <w:rFonts w:ascii="Atkinson Hyperlegible" w:eastAsia="Atkinson Hyperlegible" w:hAnsi="Atkinson Hyperlegible" w:cs="Atkinson Hyperlegible"/>
                      <w:color w:val="0000FF"/>
                      <w:lang w:val="en-MY"/>
                    </w:rPr>
                    <w:t xml:space="preserve"> </w:t>
                  </w:r>
                  <w:proofErr w:type="spellStart"/>
                  <w:r w:rsidR="004B5D93">
                    <w:rPr>
                      <w:rFonts w:ascii="Atkinson Hyperlegible" w:eastAsia="Atkinson Hyperlegible" w:hAnsi="Atkinson Hyperlegible" w:cs="Atkinson Hyperlegible"/>
                      <w:color w:val="0000FF"/>
                      <w:lang w:val="en-MY"/>
                    </w:rPr>
                    <w:t>dengan</w:t>
                  </w:r>
                  <w:proofErr w:type="spellEnd"/>
                  <w:r w:rsidR="004B5D93">
                    <w:rPr>
                      <w:rFonts w:ascii="Atkinson Hyperlegible" w:eastAsia="Atkinson Hyperlegible" w:hAnsi="Atkinson Hyperlegible" w:cs="Atkinson Hyperlegible"/>
                      <w:color w:val="0000FF"/>
                      <w:lang w:val="en-MY"/>
                    </w:rPr>
                    <w:t xml:space="preserve"> </w:t>
                  </w:r>
                  <w:proofErr w:type="spellStart"/>
                  <w:r w:rsidR="004B5D93">
                    <w:rPr>
                      <w:rFonts w:ascii="Atkinson Hyperlegible" w:eastAsia="Atkinson Hyperlegible" w:hAnsi="Atkinson Hyperlegible" w:cs="Atkinson Hyperlegible"/>
                      <w:color w:val="0000FF"/>
                      <w:lang w:val="en-MY"/>
                    </w:rPr>
                    <w:t>penyemakan</w:t>
                  </w:r>
                  <w:proofErr w:type="spellEnd"/>
                  <w:r w:rsidR="004B5D93">
                    <w:rPr>
                      <w:rFonts w:ascii="Atkinson Hyperlegible" w:eastAsia="Atkinson Hyperlegible" w:hAnsi="Atkinson Hyperlegible" w:cs="Atkinson Hyperlegible"/>
                      <w:color w:val="0000FF"/>
                      <w:lang w:val="en-MY"/>
                    </w:rPr>
                    <w:t xml:space="preserve"> </w:t>
                  </w:r>
                  <w:proofErr w:type="spellStart"/>
                  <w:r w:rsidR="004B5D93">
                    <w:rPr>
                      <w:rFonts w:ascii="Atkinson Hyperlegible" w:eastAsia="Atkinson Hyperlegible" w:hAnsi="Atkinson Hyperlegible" w:cs="Atkinson Hyperlegible"/>
                      <w:color w:val="0000FF"/>
                      <w:lang w:val="en-MY"/>
                    </w:rPr>
                    <w:lastRenderedPageBreak/>
                    <w:t>sbenar</w:t>
                  </w:r>
                  <w:proofErr w:type="spellEnd"/>
                </w:p>
              </w:tc>
              <w:tc>
                <w:tcPr>
                  <w:tcW w:w="4185" w:type="dxa"/>
                  <w:tcMar>
                    <w:top w:w="100" w:type="dxa"/>
                    <w:left w:w="100" w:type="dxa"/>
                    <w:bottom w:w="100" w:type="dxa"/>
                    <w:right w:w="100" w:type="dxa"/>
                  </w:tcMar>
                </w:tcPr>
                <w:p w14:paraId="0C49F0CE"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lastRenderedPageBreak/>
                    <w:t>Keberhasilan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Aktiviti</w:t>
                  </w:r>
                  <w:proofErr w:type="spellEnd"/>
                  <w:r>
                    <w:rPr>
                      <w:rFonts w:ascii="Atkinson Hyperlegible" w:eastAsia="Atkinson Hyperlegible" w:hAnsi="Atkinson Hyperlegible" w:cs="Atkinson Hyperlegible"/>
                      <w:color w:val="0000FF"/>
                    </w:rPr>
                    <w:t xml:space="preserve"> &amp; Output:</w:t>
                  </w:r>
                </w:p>
                <w:p w14:paraId="2EE3AE45" w14:textId="77777777" w:rsidR="002609A7" w:rsidRDefault="00D32C5C">
                  <w:pPr>
                    <w:widowControl w:val="0"/>
                    <w:numPr>
                      <w:ilvl w:val="0"/>
                      <w:numId w:val="13"/>
                    </w:numPr>
                    <w:spacing w:line="240" w:lineRule="auto"/>
                    <w:rPr>
                      <w:rFonts w:ascii="Atkinson Hyperlegible" w:eastAsia="Atkinson Hyperlegible" w:hAnsi="Atkinson Hyperlegible" w:cs="Atkinson Hyperlegible"/>
                      <w:color w:val="0000FF"/>
                    </w:rPr>
                  </w:pPr>
                  <w:hyperlink r:id="rId15" w:history="1">
                    <w:r w:rsidRPr="007826A6">
                      <w:rPr>
                        <w:rStyle w:val="Hyperlink"/>
                        <w:rFonts w:ascii="Atkinson Hyperlegible" w:eastAsia="Atkinson Hyperlegible" w:hAnsi="Atkinson Hyperlegible" w:cs="Atkinson Hyperlegible"/>
                      </w:rPr>
                      <w:t>https://docs.google.com/document/d/1zHu-OisIITgu5N19straSnbacAOcm93-/edit?usp=sharing&amp;ouid=110879473927718506849&amp;rtpof=true&amp;sd=true</w:t>
                    </w:r>
                  </w:hyperlink>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Analisis</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Chatgpt</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untuk</w:t>
                  </w:r>
                  <w:proofErr w:type="spellEnd"/>
                  <w:r>
                    <w:rPr>
                      <w:rFonts w:ascii="Atkinson Hyperlegible" w:eastAsia="Atkinson Hyperlegible" w:hAnsi="Atkinson Hyperlegible" w:cs="Atkinson Hyperlegible"/>
                      <w:color w:val="0000FF"/>
                    </w:rPr>
                    <w:t xml:space="preserve"> S1, S2 dan S3 </w:t>
                  </w:r>
                  <w:proofErr w:type="spellStart"/>
                  <w:r>
                    <w:rPr>
                      <w:rFonts w:ascii="Atkinson Hyperlegible" w:eastAsia="Atkinson Hyperlegible" w:hAnsi="Atkinson Hyperlegible" w:cs="Atkinson Hyperlegible"/>
                      <w:color w:val="0000FF"/>
                    </w:rPr>
                    <w:t>Muet</w:t>
                  </w:r>
                  <w:proofErr w:type="spellEnd"/>
                  <w:r>
                    <w:rPr>
                      <w:rFonts w:ascii="Atkinson Hyperlegible" w:eastAsia="Atkinson Hyperlegible" w:hAnsi="Atkinson Hyperlegible" w:cs="Atkinson Hyperlegible"/>
                      <w:color w:val="0000FF"/>
                    </w:rPr>
                    <w:t xml:space="preserve">) </w:t>
                  </w:r>
                </w:p>
                <w:p w14:paraId="090ED715" w14:textId="77777777" w:rsidR="0023244D" w:rsidRPr="00F82DF9" w:rsidRDefault="00F82DF9">
                  <w:pPr>
                    <w:widowControl w:val="0"/>
                    <w:numPr>
                      <w:ilvl w:val="0"/>
                      <w:numId w:val="13"/>
                    </w:numPr>
                    <w:spacing w:line="240" w:lineRule="auto"/>
                    <w:rPr>
                      <w:rFonts w:ascii="Atkinson Hyperlegible" w:eastAsia="Atkinson Hyperlegible" w:hAnsi="Atkinson Hyperlegible" w:cs="Atkinson Hyperlegible"/>
                      <w:color w:val="0000FF"/>
                    </w:rPr>
                  </w:pPr>
                  <w:r w:rsidRPr="00F82DF9">
                    <w:rPr>
                      <w:rFonts w:ascii="Atkinson Hyperlegible" w:eastAsia="Atkinson Hyperlegible" w:hAnsi="Atkinson Hyperlegible" w:cs="Atkinson Hyperlegible"/>
                      <w:b/>
                      <w:bCs/>
                      <w:color w:val="0000FF"/>
                    </w:rPr>
                    <w:lastRenderedPageBreak/>
                    <w:t xml:space="preserve">Evaluating The Accuracy of </w:t>
                  </w:r>
                  <w:proofErr w:type="spellStart"/>
                  <w:r w:rsidRPr="00F82DF9">
                    <w:rPr>
                      <w:rFonts w:ascii="Atkinson Hyperlegible" w:eastAsia="Atkinson Hyperlegible" w:hAnsi="Atkinson Hyperlegible" w:cs="Atkinson Hyperlegible"/>
                      <w:b/>
                      <w:bCs/>
                      <w:color w:val="0000FF"/>
                    </w:rPr>
                    <w:t>Chatgpt</w:t>
                  </w:r>
                  <w:proofErr w:type="spellEnd"/>
                  <w:r w:rsidRPr="00F82DF9">
                    <w:rPr>
                      <w:rFonts w:ascii="Atkinson Hyperlegible" w:eastAsia="Atkinson Hyperlegible" w:hAnsi="Atkinson Hyperlegible" w:cs="Atkinson Hyperlegible"/>
                      <w:b/>
                      <w:bCs/>
                      <w:color w:val="0000FF"/>
                    </w:rPr>
                    <w:t xml:space="preserve"> in Assessing Students’ Essay</w:t>
                  </w:r>
                  <w:r>
                    <w:rPr>
                      <w:rFonts w:ascii="Atkinson Hyperlegible" w:eastAsia="Atkinson Hyperlegible" w:hAnsi="Atkinson Hyperlegible" w:cs="Atkinson Hyperlegible"/>
                      <w:b/>
                      <w:bCs/>
                      <w:color w:val="0000FF"/>
                    </w:rPr>
                    <w:t xml:space="preserve">  </w:t>
                  </w:r>
                </w:p>
                <w:p w14:paraId="159CCEE5" w14:textId="246149BB" w:rsidR="00F82DF9" w:rsidRDefault="00F82DF9" w:rsidP="00F82DF9">
                  <w:pPr>
                    <w:widowControl w:val="0"/>
                    <w:spacing w:line="240" w:lineRule="auto"/>
                    <w:ind w:left="720"/>
                    <w:rPr>
                      <w:rFonts w:ascii="Atkinson Hyperlegible" w:eastAsia="Atkinson Hyperlegible" w:hAnsi="Atkinson Hyperlegible" w:cs="Atkinson Hyperlegible"/>
                      <w:color w:val="0000FF"/>
                    </w:rPr>
                  </w:pPr>
                  <w:hyperlink r:id="rId16" w:history="1">
                    <w:r w:rsidRPr="00D46B5F">
                      <w:rPr>
                        <w:rStyle w:val="Hyperlink"/>
                        <w:rFonts w:ascii="Atkinson Hyperlegible" w:eastAsia="Atkinson Hyperlegible" w:hAnsi="Atkinson Hyperlegible" w:cs="Atkinson Hyperlegible"/>
                      </w:rPr>
                      <w:t>https://docs.google.com/document/d/1e3Y1AR9euSkUjzWbjp--3lugqBBm82HI/edit?usp=sharing&amp;ouid=110879473927718506849&amp;rtpof=true&amp;sd=true</w:t>
                    </w:r>
                  </w:hyperlink>
                </w:p>
                <w:p w14:paraId="2D5C5E3C" w14:textId="77777777" w:rsidR="00F82DF9" w:rsidRDefault="00F82DF9" w:rsidP="00F82DF9">
                  <w:pPr>
                    <w:widowControl w:val="0"/>
                    <w:spacing w:line="240" w:lineRule="auto"/>
                    <w:ind w:left="720"/>
                    <w:rPr>
                      <w:rFonts w:ascii="Atkinson Hyperlegible" w:eastAsia="Atkinson Hyperlegible" w:hAnsi="Atkinson Hyperlegible" w:cs="Atkinson Hyperlegible"/>
                      <w:color w:val="0000FF"/>
                    </w:rPr>
                  </w:pPr>
                </w:p>
                <w:p w14:paraId="661E19A4" w14:textId="77777777" w:rsidR="00E320A7" w:rsidRDefault="00643799" w:rsidP="00643799">
                  <w:pPr>
                    <w:pStyle w:val="ListParagraph"/>
                    <w:widowControl w:val="0"/>
                    <w:numPr>
                      <w:ilvl w:val="0"/>
                      <w:numId w:val="13"/>
                    </w:numPr>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Actual Session 3 2025</w:t>
                  </w:r>
                  <w:r w:rsidR="00E320A7">
                    <w:rPr>
                      <w:rFonts w:ascii="Atkinson Hyperlegible" w:eastAsia="Atkinson Hyperlegible" w:hAnsi="Atkinson Hyperlegible" w:cs="Atkinson Hyperlegible"/>
                      <w:color w:val="0000FF"/>
                    </w:rPr>
                    <w:t xml:space="preserve"> MUET Result</w:t>
                  </w:r>
                </w:p>
                <w:p w14:paraId="3CA2AF94" w14:textId="143D863C" w:rsidR="00E320A7" w:rsidRDefault="00E320A7" w:rsidP="00E320A7">
                  <w:pPr>
                    <w:pStyle w:val="ListParagraph"/>
                    <w:widowControl w:val="0"/>
                    <w:spacing w:line="240" w:lineRule="auto"/>
                    <w:rPr>
                      <w:rFonts w:ascii="Atkinson Hyperlegible" w:eastAsia="Atkinson Hyperlegible" w:hAnsi="Atkinson Hyperlegible" w:cs="Atkinson Hyperlegible"/>
                      <w:color w:val="0000FF"/>
                    </w:rPr>
                  </w:pPr>
                  <w:hyperlink r:id="rId17" w:history="1">
                    <w:r w:rsidRPr="00D46B5F">
                      <w:rPr>
                        <w:rStyle w:val="Hyperlink"/>
                        <w:rFonts w:ascii="Atkinson Hyperlegible" w:eastAsia="Atkinson Hyperlegible" w:hAnsi="Atkinson Hyperlegible" w:cs="Atkinson Hyperlegible"/>
                      </w:rPr>
                      <w:t>https://docs.google.com/spreadsheets/d/1l8MqS1IZWBKUwrdTRI4XLy2sW4C9DRID/edit?usp=sharing&amp;ouid=110879473927718506849&amp;rtpof=true&amp;sd=true</w:t>
                    </w:r>
                  </w:hyperlink>
                </w:p>
                <w:p w14:paraId="0BA7D8B8" w14:textId="7F7B6A1C" w:rsidR="00F82DF9" w:rsidRPr="00643799" w:rsidRDefault="00643799" w:rsidP="00E320A7">
                  <w:pPr>
                    <w:pStyle w:val="ListParagraph"/>
                    <w:widowControl w:val="0"/>
                    <w:spacing w:line="240" w:lineRule="auto"/>
                    <w:rPr>
                      <w:rFonts w:ascii="Atkinson Hyperlegible" w:eastAsia="Atkinson Hyperlegible" w:hAnsi="Atkinson Hyperlegible" w:cs="Atkinson Hyperlegible"/>
                      <w:color w:val="0000FF"/>
                    </w:rPr>
                  </w:pPr>
                  <w:r>
                    <w:rPr>
                      <w:rFonts w:ascii="Atkinson Hyperlegible" w:eastAsia="Atkinson Hyperlegible" w:hAnsi="Atkinson Hyperlegible" w:cs="Atkinson Hyperlegible"/>
                      <w:color w:val="0000FF"/>
                    </w:rPr>
                    <w:t xml:space="preserve"> </w:t>
                  </w:r>
                </w:p>
              </w:tc>
              <w:tc>
                <w:tcPr>
                  <w:tcW w:w="3930" w:type="dxa"/>
                  <w:tcMar>
                    <w:top w:w="100" w:type="dxa"/>
                    <w:left w:w="100" w:type="dxa"/>
                    <w:bottom w:w="100" w:type="dxa"/>
                    <w:right w:w="100" w:type="dxa"/>
                  </w:tcMar>
                </w:tcPr>
                <w:p w14:paraId="4131C211" w14:textId="77777777" w:rsidR="002609A7" w:rsidRDefault="00D34159">
                  <w:pPr>
                    <w:widowControl w:val="0"/>
                    <w:spacing w:line="240" w:lineRule="auto"/>
                    <w:rPr>
                      <w:rFonts w:ascii="Atkinson Hyperlegible" w:eastAsia="Atkinson Hyperlegible" w:hAnsi="Atkinson Hyperlegible" w:cs="Atkinson Hyperlegible"/>
                      <w:color w:val="0000FF"/>
                    </w:rPr>
                  </w:pPr>
                  <w:proofErr w:type="spellStart"/>
                  <w:r>
                    <w:rPr>
                      <w:rFonts w:ascii="Atkinson Hyperlegible" w:eastAsia="Atkinson Hyperlegible" w:hAnsi="Atkinson Hyperlegible" w:cs="Atkinson Hyperlegible"/>
                      <w:color w:val="0000FF"/>
                    </w:rPr>
                    <w:lastRenderedPageBreak/>
                    <w:t>Penambahbaikan</w:t>
                  </w:r>
                  <w:proofErr w:type="spellEnd"/>
                  <w:r>
                    <w:rPr>
                      <w:rFonts w:ascii="Atkinson Hyperlegible" w:eastAsia="Atkinson Hyperlegible" w:hAnsi="Atkinson Hyperlegible" w:cs="Atkinson Hyperlegible"/>
                      <w:color w:val="0000FF"/>
                    </w:rPr>
                    <w:t xml:space="preserve"> </w:t>
                  </w:r>
                  <w:proofErr w:type="spellStart"/>
                  <w:r>
                    <w:rPr>
                      <w:rFonts w:ascii="Atkinson Hyperlegible" w:eastAsia="Atkinson Hyperlegible" w:hAnsi="Atkinson Hyperlegible" w:cs="Atkinson Hyperlegible"/>
                      <w:color w:val="0000FF"/>
                    </w:rPr>
                    <w:t>seterusnya</w:t>
                  </w:r>
                  <w:proofErr w:type="spellEnd"/>
                  <w:r>
                    <w:rPr>
                      <w:rFonts w:ascii="Atkinson Hyperlegible" w:eastAsia="Atkinson Hyperlegible" w:hAnsi="Atkinson Hyperlegible" w:cs="Atkinson Hyperlegible"/>
                      <w:color w:val="0000FF"/>
                    </w:rPr>
                    <w:t>:</w:t>
                  </w:r>
                </w:p>
                <w:p w14:paraId="2CEEDAFF" w14:textId="2FBA8D55" w:rsidR="002609A7" w:rsidRPr="00D76AB8" w:rsidRDefault="00F70DF7">
                  <w:pPr>
                    <w:widowControl w:val="0"/>
                    <w:numPr>
                      <w:ilvl w:val="0"/>
                      <w:numId w:val="9"/>
                    </w:numPr>
                    <w:spacing w:line="240" w:lineRule="auto"/>
                    <w:rPr>
                      <w:rFonts w:ascii="Atkinson Hyperlegible" w:eastAsia="Atkinson Hyperlegible" w:hAnsi="Atkinson Hyperlegible" w:cs="Atkinson Hyperlegible"/>
                      <w:color w:val="0000FF"/>
                    </w:rPr>
                  </w:pPr>
                  <w:r w:rsidRPr="00D76AB8">
                    <w:rPr>
                      <w:rFonts w:ascii="Atkinson Hyperlegible" w:eastAsia="Atkinson Hyperlegible" w:hAnsi="Atkinson Hyperlegible" w:cs="Atkinson Hyperlegible"/>
                      <w:color w:val="0000FF"/>
                    </w:rPr>
                    <w:t xml:space="preserve">Kajian yang </w:t>
                  </w:r>
                  <w:proofErr w:type="spellStart"/>
                  <w:r w:rsidRPr="00D76AB8">
                    <w:rPr>
                      <w:rFonts w:ascii="Atkinson Hyperlegible" w:eastAsia="Atkinson Hyperlegible" w:hAnsi="Atkinson Hyperlegible" w:cs="Atkinson Hyperlegible"/>
                      <w:color w:val="0000FF"/>
                    </w:rPr>
                    <w:t>seterusny</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saya</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ingin</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meneruskan</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pengunaan</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chatgpt</w:t>
                  </w:r>
                  <w:proofErr w:type="spellEnd"/>
                  <w:r w:rsidRPr="00D76AB8">
                    <w:rPr>
                      <w:rFonts w:ascii="Atkinson Hyperlegible" w:eastAsia="Atkinson Hyperlegible" w:hAnsi="Atkinson Hyperlegible" w:cs="Atkinson Hyperlegible"/>
                      <w:color w:val="0000FF"/>
                    </w:rPr>
                    <w:t xml:space="preserve"> </w:t>
                  </w:r>
                  <w:proofErr w:type="spellStart"/>
                  <w:r w:rsidRPr="00D76AB8">
                    <w:rPr>
                      <w:rFonts w:ascii="Atkinson Hyperlegible" w:eastAsia="Atkinson Hyperlegible" w:hAnsi="Atkinson Hyperlegible" w:cs="Atkinson Hyperlegible"/>
                      <w:color w:val="0000FF"/>
                    </w:rPr>
                    <w:t>untuk</w:t>
                  </w:r>
                  <w:proofErr w:type="spellEnd"/>
                  <w:r w:rsidRPr="00D76AB8">
                    <w:rPr>
                      <w:rFonts w:ascii="Atkinson Hyperlegible" w:eastAsia="Atkinson Hyperlegible" w:hAnsi="Atkinson Hyperlegible" w:cs="Atkinson Hyperlegible"/>
                      <w:color w:val="0000FF"/>
                    </w:rPr>
                    <w:t xml:space="preserve"> </w:t>
                  </w:r>
                  <w:proofErr w:type="spellStart"/>
                  <w:r w:rsidR="00D76AB8" w:rsidRPr="00D76AB8">
                    <w:rPr>
                      <w:rFonts w:ascii="Atkinson Hyperlegible" w:eastAsia="Atkinson Hyperlegible" w:hAnsi="Atkinson Hyperlegible" w:cs="Atkinson Hyperlegible"/>
                      <w:color w:val="0000FF"/>
                    </w:rPr>
                    <w:t>menyemak</w:t>
                  </w:r>
                  <w:proofErr w:type="spellEnd"/>
                  <w:r w:rsidR="00D76AB8" w:rsidRPr="00D76AB8">
                    <w:rPr>
                      <w:rFonts w:ascii="Atkinson Hyperlegible" w:eastAsia="Atkinson Hyperlegible" w:hAnsi="Atkinson Hyperlegible" w:cs="Atkinson Hyperlegible"/>
                      <w:color w:val="0000FF"/>
                    </w:rPr>
                    <w:t xml:space="preserve"> </w:t>
                  </w:r>
                  <w:proofErr w:type="spellStart"/>
                  <w:r w:rsidR="00D76AB8" w:rsidRPr="00D76AB8">
                    <w:rPr>
                      <w:rFonts w:ascii="Atkinson Hyperlegible" w:eastAsia="Atkinson Hyperlegible" w:hAnsi="Atkinson Hyperlegible" w:cs="Atkinson Hyperlegible"/>
                      <w:color w:val="0000FF"/>
                    </w:rPr>
                    <w:t>esei</w:t>
                  </w:r>
                  <w:proofErr w:type="spellEnd"/>
                  <w:r w:rsidR="00D76AB8" w:rsidRPr="00D76AB8">
                    <w:rPr>
                      <w:rFonts w:ascii="Atkinson Hyperlegible" w:eastAsia="Atkinson Hyperlegible" w:hAnsi="Atkinson Hyperlegible" w:cs="Atkinson Hyperlegible"/>
                      <w:color w:val="0000FF"/>
                    </w:rPr>
                    <w:t xml:space="preserve"> </w:t>
                  </w:r>
                  <w:proofErr w:type="spellStart"/>
                  <w:r w:rsidR="00D76AB8" w:rsidRPr="00D76AB8">
                    <w:rPr>
                      <w:rFonts w:ascii="Atkinson Hyperlegible" w:eastAsia="Atkinson Hyperlegible" w:hAnsi="Atkinson Hyperlegible" w:cs="Atkinson Hyperlegible"/>
                      <w:color w:val="0000FF"/>
                    </w:rPr>
                    <w:t>supaya</w:t>
                  </w:r>
                  <w:proofErr w:type="spellEnd"/>
                  <w:r w:rsidR="00D76AB8" w:rsidRPr="00D76AB8">
                    <w:rPr>
                      <w:rFonts w:ascii="Atkinson Hyperlegible" w:eastAsia="Atkinson Hyperlegible" w:hAnsi="Atkinson Hyperlegible" w:cs="Atkinson Hyperlegible"/>
                      <w:color w:val="0000FF"/>
                    </w:rPr>
                    <w:t xml:space="preserve"> </w:t>
                  </w:r>
                  <w:proofErr w:type="spellStart"/>
                  <w:r w:rsidR="00D76AB8" w:rsidRPr="00D76AB8">
                    <w:rPr>
                      <w:rFonts w:ascii="Atkinson Hyperlegible" w:eastAsia="Atkinson Hyperlegible" w:hAnsi="Atkinson Hyperlegible" w:cs="Atkinson Hyperlegible"/>
                      <w:color w:val="0000FF"/>
                    </w:rPr>
                    <w:t>pelajar</w:t>
                  </w:r>
                  <w:proofErr w:type="spellEnd"/>
                  <w:r w:rsidR="00D76AB8" w:rsidRPr="00D76AB8">
                    <w:rPr>
                      <w:rFonts w:ascii="Atkinson Hyperlegible" w:eastAsia="Atkinson Hyperlegible" w:hAnsi="Atkinson Hyperlegible" w:cs="Atkinson Hyperlegible"/>
                      <w:color w:val="0000FF"/>
                    </w:rPr>
                    <w:t xml:space="preserve"> </w:t>
                  </w:r>
                  <w:proofErr w:type="spellStart"/>
                  <w:r w:rsidR="00D76AB8" w:rsidRPr="00D76AB8">
                    <w:rPr>
                      <w:rFonts w:ascii="Atkinson Hyperlegible" w:eastAsia="Atkinson Hyperlegible" w:hAnsi="Atkinson Hyperlegible" w:cs="Atkinson Hyperlegible"/>
                      <w:color w:val="0000FF"/>
                    </w:rPr>
                    <w:t>d</w:t>
                  </w:r>
                  <w:r w:rsidR="00D76AB8">
                    <w:rPr>
                      <w:rFonts w:ascii="Atkinson Hyperlegible" w:eastAsia="Atkinson Hyperlegible" w:hAnsi="Atkinson Hyperlegible" w:cs="Atkinson Hyperlegible"/>
                      <w:color w:val="0000FF"/>
                    </w:rPr>
                    <w:t>apat</w:t>
                  </w:r>
                  <w:proofErr w:type="spellEnd"/>
                  <w:r w:rsidR="00D76AB8">
                    <w:rPr>
                      <w:rFonts w:ascii="Atkinson Hyperlegible" w:eastAsia="Atkinson Hyperlegible" w:hAnsi="Atkinson Hyperlegible" w:cs="Atkinson Hyperlegible"/>
                      <w:color w:val="0000FF"/>
                    </w:rPr>
                    <w:t xml:space="preserve"> feedback </w:t>
                  </w:r>
                  <w:proofErr w:type="spellStart"/>
                  <w:r w:rsidR="00D76AB8">
                    <w:rPr>
                      <w:rFonts w:ascii="Atkinson Hyperlegible" w:eastAsia="Atkinson Hyperlegible" w:hAnsi="Atkinson Hyperlegible" w:cs="Atkinson Hyperlegible"/>
                      <w:color w:val="0000FF"/>
                    </w:rPr>
                    <w:t>realtime</w:t>
                  </w:r>
                  <w:proofErr w:type="spellEnd"/>
                  <w:r w:rsidR="00D76AB8">
                    <w:rPr>
                      <w:rFonts w:ascii="Atkinson Hyperlegible" w:eastAsia="Atkinson Hyperlegible" w:hAnsi="Atkinson Hyperlegible" w:cs="Atkinson Hyperlegible"/>
                      <w:color w:val="0000FF"/>
                    </w:rPr>
                    <w:t xml:space="preserve"> pada </w:t>
                  </w:r>
                  <w:proofErr w:type="spellStart"/>
                  <w:r w:rsidR="00F15785">
                    <w:rPr>
                      <w:rFonts w:ascii="Atkinson Hyperlegible" w:eastAsia="Atkinson Hyperlegible" w:hAnsi="Atkinson Hyperlegible" w:cs="Atkinson Hyperlegible"/>
                      <w:color w:val="0000FF"/>
                    </w:rPr>
                    <w:t>jangkamasa</w:t>
                  </w:r>
                  <w:proofErr w:type="spellEnd"/>
                  <w:r w:rsidR="00F15785">
                    <w:rPr>
                      <w:rFonts w:ascii="Atkinson Hyperlegible" w:eastAsia="Atkinson Hyperlegible" w:hAnsi="Atkinson Hyperlegible" w:cs="Atkinson Hyperlegible"/>
                      <w:color w:val="0000FF"/>
                    </w:rPr>
                    <w:t xml:space="preserve"> </w:t>
                  </w:r>
                  <w:proofErr w:type="spellStart"/>
                  <w:r w:rsidR="00F15785">
                    <w:rPr>
                      <w:rFonts w:ascii="Atkinson Hyperlegible" w:eastAsia="Atkinson Hyperlegible" w:hAnsi="Atkinson Hyperlegible" w:cs="Atkinson Hyperlegible"/>
                      <w:color w:val="0000FF"/>
                    </w:rPr>
                    <w:t>penyemakan</w:t>
                  </w:r>
                  <w:proofErr w:type="spellEnd"/>
                  <w:r w:rsidR="00F15785">
                    <w:rPr>
                      <w:rFonts w:ascii="Atkinson Hyperlegible" w:eastAsia="Atkinson Hyperlegible" w:hAnsi="Atkinson Hyperlegible" w:cs="Atkinson Hyperlegible"/>
                      <w:color w:val="0000FF"/>
                    </w:rPr>
                    <w:t xml:space="preserve"> yang </w:t>
                  </w:r>
                  <w:proofErr w:type="spellStart"/>
                  <w:r w:rsidR="00F15785">
                    <w:rPr>
                      <w:rFonts w:ascii="Atkinson Hyperlegible" w:eastAsia="Atkinson Hyperlegible" w:hAnsi="Atkinson Hyperlegible" w:cs="Atkinson Hyperlegible"/>
                      <w:color w:val="0000FF"/>
                    </w:rPr>
                    <w:t>pendek</w:t>
                  </w:r>
                  <w:proofErr w:type="spellEnd"/>
                  <w:r w:rsidR="00F15785">
                    <w:rPr>
                      <w:rFonts w:ascii="Atkinson Hyperlegible" w:eastAsia="Atkinson Hyperlegible" w:hAnsi="Atkinson Hyperlegible" w:cs="Atkinson Hyperlegible"/>
                      <w:color w:val="0000FF"/>
                    </w:rPr>
                    <w:t xml:space="preserve"> </w:t>
                  </w:r>
                  <w:proofErr w:type="gramStart"/>
                  <w:r w:rsidR="00F15785">
                    <w:rPr>
                      <w:rFonts w:ascii="Atkinson Hyperlegible" w:eastAsia="Atkinson Hyperlegible" w:hAnsi="Atkinson Hyperlegible" w:cs="Atkinson Hyperlegible"/>
                      <w:color w:val="0000FF"/>
                    </w:rPr>
                    <w:t>( 1</w:t>
                  </w:r>
                  <w:proofErr w:type="gramEnd"/>
                  <w:r w:rsidR="00F15785">
                    <w:rPr>
                      <w:rFonts w:ascii="Atkinson Hyperlegible" w:eastAsia="Atkinson Hyperlegible" w:hAnsi="Atkinson Hyperlegible" w:cs="Atkinson Hyperlegible"/>
                      <w:color w:val="0000FF"/>
                    </w:rPr>
                    <w:t xml:space="preserve">-2 </w:t>
                  </w:r>
                  <w:proofErr w:type="spellStart"/>
                  <w:r w:rsidR="00F15785">
                    <w:rPr>
                      <w:rFonts w:ascii="Atkinson Hyperlegible" w:eastAsia="Atkinson Hyperlegible" w:hAnsi="Atkinson Hyperlegible" w:cs="Atkinson Hyperlegible"/>
                      <w:color w:val="0000FF"/>
                    </w:rPr>
                    <w:t>hari</w:t>
                  </w:r>
                  <w:proofErr w:type="spellEnd"/>
                  <w:r w:rsidR="00F15785">
                    <w:rPr>
                      <w:rFonts w:ascii="Atkinson Hyperlegible" w:eastAsia="Atkinson Hyperlegible" w:hAnsi="Atkinson Hyperlegible" w:cs="Atkinson Hyperlegible"/>
                      <w:color w:val="0000FF"/>
                    </w:rPr>
                    <w:t xml:space="preserve">). Selain focus pada </w:t>
                  </w:r>
                  <w:proofErr w:type="spellStart"/>
                  <w:r w:rsidR="00F15785">
                    <w:rPr>
                      <w:rFonts w:ascii="Atkinson Hyperlegible" w:eastAsia="Atkinson Hyperlegible" w:hAnsi="Atkinson Hyperlegible" w:cs="Atkinson Hyperlegible"/>
                      <w:color w:val="0000FF"/>
                    </w:rPr>
                    <w:t>penulisan</w:t>
                  </w:r>
                  <w:proofErr w:type="spellEnd"/>
                  <w:r w:rsidR="00F15785">
                    <w:rPr>
                      <w:rFonts w:ascii="Atkinson Hyperlegible" w:eastAsia="Atkinson Hyperlegible" w:hAnsi="Atkinson Hyperlegible" w:cs="Atkinson Hyperlegible"/>
                      <w:color w:val="0000FF"/>
                    </w:rPr>
                    <w:t xml:space="preserve">, </w:t>
                  </w:r>
                  <w:proofErr w:type="spellStart"/>
                  <w:r w:rsidR="00F15785">
                    <w:rPr>
                      <w:rFonts w:ascii="Atkinson Hyperlegible" w:eastAsia="Atkinson Hyperlegible" w:hAnsi="Atkinson Hyperlegible" w:cs="Atkinson Hyperlegible"/>
                      <w:color w:val="0000FF"/>
                    </w:rPr>
                    <w:t>gabung</w:t>
                  </w:r>
                  <w:proofErr w:type="spellEnd"/>
                  <w:r w:rsidR="00F15785">
                    <w:rPr>
                      <w:rFonts w:ascii="Atkinson Hyperlegible" w:eastAsia="Atkinson Hyperlegible" w:hAnsi="Atkinson Hyperlegible" w:cs="Atkinson Hyperlegible"/>
                      <w:color w:val="0000FF"/>
                    </w:rPr>
                    <w:t xml:space="preserve"> </w:t>
                  </w:r>
                  <w:proofErr w:type="spellStart"/>
                  <w:r w:rsidR="00F15785">
                    <w:rPr>
                      <w:rFonts w:ascii="Atkinson Hyperlegible" w:eastAsia="Atkinson Hyperlegible" w:hAnsi="Atkinson Hyperlegible" w:cs="Atkinson Hyperlegible"/>
                      <w:color w:val="0000FF"/>
                    </w:rPr>
                    <w:t>kan</w:t>
                  </w:r>
                  <w:proofErr w:type="spellEnd"/>
                  <w:r w:rsidR="00F15785">
                    <w:rPr>
                      <w:rFonts w:ascii="Atkinson Hyperlegible" w:eastAsia="Atkinson Hyperlegible" w:hAnsi="Atkinson Hyperlegible" w:cs="Atkinson Hyperlegible"/>
                      <w:color w:val="0000FF"/>
                    </w:rPr>
                    <w:t xml:space="preserve"> </w:t>
                  </w:r>
                  <w:r w:rsidR="00F15785">
                    <w:rPr>
                      <w:rFonts w:ascii="Atkinson Hyperlegible" w:eastAsia="Atkinson Hyperlegible" w:hAnsi="Atkinson Hyperlegible" w:cs="Atkinson Hyperlegible"/>
                      <w:color w:val="0000FF"/>
                    </w:rPr>
                    <w:lastRenderedPageBreak/>
                    <w:t xml:space="preserve">Speaking + Writing </w:t>
                  </w:r>
                  <w:proofErr w:type="spellStart"/>
                  <w:r w:rsidR="00F15785">
                    <w:rPr>
                      <w:rFonts w:ascii="Atkinson Hyperlegible" w:eastAsia="Atkinson Hyperlegible" w:hAnsi="Atkinson Hyperlegible" w:cs="Atkinson Hyperlegible"/>
                      <w:color w:val="0000FF"/>
                    </w:rPr>
                    <w:t>dalam</w:t>
                  </w:r>
                  <w:proofErr w:type="spellEnd"/>
                  <w:r w:rsidR="00A85E8D">
                    <w:rPr>
                      <w:rFonts w:ascii="Atkinson Hyperlegible" w:eastAsia="Atkinson Hyperlegible" w:hAnsi="Atkinson Hyperlegible" w:cs="Atkinson Hyperlegible"/>
                      <w:color w:val="0000FF"/>
                    </w:rPr>
                    <w:t xml:space="preserve"> Sesi </w:t>
                  </w:r>
                  <w:proofErr w:type="spellStart"/>
                  <w:r w:rsidR="00575A5C">
                    <w:rPr>
                      <w:rFonts w:ascii="Atkinson Hyperlegible" w:eastAsia="Atkinson Hyperlegible" w:hAnsi="Atkinson Hyperlegible" w:cs="Atkinson Hyperlegible"/>
                      <w:color w:val="0000FF"/>
                    </w:rPr>
                    <w:t>penulisan</w:t>
                  </w:r>
                  <w:proofErr w:type="spellEnd"/>
                  <w:r w:rsidR="00575A5C">
                    <w:rPr>
                      <w:rFonts w:ascii="Atkinson Hyperlegible" w:eastAsia="Atkinson Hyperlegible" w:hAnsi="Atkinson Hyperlegible" w:cs="Atkinson Hyperlegible"/>
                      <w:color w:val="0000FF"/>
                    </w:rPr>
                    <w:t xml:space="preserve"> Bagi Batch </w:t>
                  </w:r>
                  <w:proofErr w:type="spellStart"/>
                  <w:r w:rsidR="00575A5C">
                    <w:rPr>
                      <w:rFonts w:ascii="Atkinson Hyperlegible" w:eastAsia="Atkinson Hyperlegible" w:hAnsi="Atkinson Hyperlegible" w:cs="Atkinson Hyperlegible"/>
                      <w:color w:val="0000FF"/>
                    </w:rPr>
                    <w:t>Pelajar</w:t>
                  </w:r>
                  <w:proofErr w:type="spellEnd"/>
                  <w:r w:rsidR="00575A5C">
                    <w:rPr>
                      <w:rFonts w:ascii="Atkinson Hyperlegible" w:eastAsia="Atkinson Hyperlegible" w:hAnsi="Atkinson Hyperlegible" w:cs="Atkinson Hyperlegible"/>
                      <w:color w:val="0000FF"/>
                    </w:rPr>
                    <w:t xml:space="preserve"> 2026/2027</w:t>
                  </w:r>
                </w:p>
              </w:tc>
            </w:tr>
          </w:tbl>
          <w:p w14:paraId="5353AD57" w14:textId="77777777" w:rsidR="002609A7" w:rsidRPr="00D76AB8" w:rsidRDefault="002609A7">
            <w:pPr>
              <w:widowControl w:val="0"/>
              <w:spacing w:line="240" w:lineRule="auto"/>
              <w:rPr>
                <w:rFonts w:ascii="Montserrat" w:eastAsia="Montserrat" w:hAnsi="Montserrat" w:cs="Montserrat"/>
                <w:b/>
                <w:bCs/>
                <w:sz w:val="20"/>
                <w:szCs w:val="20"/>
              </w:rPr>
            </w:pPr>
          </w:p>
          <w:p w14:paraId="4C2DBE18" w14:textId="77777777" w:rsidR="002609A7" w:rsidRPr="00D76AB8" w:rsidRDefault="002609A7">
            <w:pPr>
              <w:widowControl w:val="0"/>
              <w:spacing w:line="240" w:lineRule="auto"/>
              <w:rPr>
                <w:rFonts w:ascii="Montserrat" w:eastAsia="Montserrat" w:hAnsi="Montserrat" w:cs="Montserrat"/>
                <w:b/>
                <w:bCs/>
                <w:sz w:val="20"/>
                <w:szCs w:val="20"/>
              </w:rPr>
            </w:pPr>
          </w:p>
        </w:tc>
      </w:tr>
      <w:tr w:rsidR="002609A7" w14:paraId="00CFDE4B" w14:textId="77777777">
        <w:trPr>
          <w:trHeight w:val="540"/>
        </w:trPr>
        <w:tc>
          <w:tcPr>
            <w:tcW w:w="13995" w:type="dxa"/>
            <w:gridSpan w:val="4"/>
            <w:shd w:val="clear" w:color="auto" w:fill="C9DAF8"/>
            <w:tcMar>
              <w:top w:w="100" w:type="dxa"/>
              <w:left w:w="100" w:type="dxa"/>
              <w:bottom w:w="100" w:type="dxa"/>
              <w:right w:w="100" w:type="dxa"/>
            </w:tcMar>
          </w:tcPr>
          <w:p w14:paraId="36F8C5FA" w14:textId="77777777" w:rsidR="002609A7" w:rsidRDefault="00D34159">
            <w:pPr>
              <w:widowControl w:val="0"/>
              <w:spacing w:line="240" w:lineRule="auto"/>
              <w:rPr>
                <w:rFonts w:ascii="Montserrat" w:eastAsia="Montserrat" w:hAnsi="Montserrat" w:cs="Montserrat"/>
                <w:b/>
                <w:bCs/>
                <w:color w:val="0000FF"/>
                <w:sz w:val="24"/>
                <w:szCs w:val="24"/>
                <w:highlight w:val="yellow"/>
              </w:rPr>
            </w:pPr>
            <w:proofErr w:type="spellStart"/>
            <w:r>
              <w:rPr>
                <w:rFonts w:ascii="Montserrat" w:eastAsia="Montserrat" w:hAnsi="Montserrat" w:cs="Montserrat"/>
                <w:b/>
                <w:bCs/>
                <w:sz w:val="24"/>
                <w:szCs w:val="24"/>
              </w:rPr>
              <w:lastRenderedPageBreak/>
              <w:t>Pemantauan</w:t>
            </w:r>
            <w:proofErr w:type="spellEnd"/>
            <w:r>
              <w:rPr>
                <w:rFonts w:ascii="Montserrat" w:eastAsia="Montserrat" w:hAnsi="Montserrat" w:cs="Montserrat"/>
                <w:b/>
                <w:bCs/>
                <w:sz w:val="24"/>
                <w:szCs w:val="24"/>
              </w:rPr>
              <w:t xml:space="preserve"> dan </w:t>
            </w:r>
            <w:proofErr w:type="spellStart"/>
            <w:r>
              <w:rPr>
                <w:rFonts w:ascii="Montserrat" w:eastAsia="Montserrat" w:hAnsi="Montserrat" w:cs="Montserrat"/>
                <w:b/>
                <w:bCs/>
                <w:sz w:val="24"/>
                <w:szCs w:val="24"/>
              </w:rPr>
              <w:t>Penilaian</w:t>
            </w:r>
            <w:proofErr w:type="spellEnd"/>
            <w:r>
              <w:rPr>
                <w:rFonts w:ascii="Montserrat" w:eastAsia="Montserrat" w:hAnsi="Montserrat" w:cs="Montserrat"/>
                <w:b/>
                <w:bCs/>
                <w:sz w:val="24"/>
                <w:szCs w:val="24"/>
              </w:rPr>
              <w:t xml:space="preserve"> - </w:t>
            </w:r>
            <w:r>
              <w:rPr>
                <w:rFonts w:ascii="Montserrat" w:eastAsia="Montserrat" w:hAnsi="Montserrat" w:cs="Montserrat"/>
                <w:b/>
                <w:bCs/>
                <w:color w:val="0000FF"/>
                <w:sz w:val="24"/>
                <w:szCs w:val="24"/>
              </w:rPr>
              <w:t xml:space="preserve">School Application 5 </w:t>
            </w:r>
          </w:p>
        </w:tc>
      </w:tr>
      <w:tr w:rsidR="002609A7" w:rsidRPr="007E27CA" w14:paraId="3EB8DF7E" w14:textId="77777777">
        <w:trPr>
          <w:trHeight w:val="540"/>
        </w:trPr>
        <w:tc>
          <w:tcPr>
            <w:tcW w:w="13995" w:type="dxa"/>
            <w:gridSpan w:val="4"/>
            <w:tcMar>
              <w:top w:w="100" w:type="dxa"/>
              <w:left w:w="100" w:type="dxa"/>
              <w:bottom w:w="100" w:type="dxa"/>
              <w:right w:w="100" w:type="dxa"/>
            </w:tcMar>
          </w:tcPr>
          <w:p w14:paraId="418F87E3" w14:textId="77777777" w:rsidR="002609A7" w:rsidRDefault="00D34159">
            <w:pPr>
              <w:widowControl w:val="0"/>
              <w:spacing w:line="240" w:lineRule="auto"/>
              <w:rPr>
                <w:rFonts w:ascii="Montserrat" w:eastAsia="Montserrat" w:hAnsi="Montserrat" w:cs="Montserrat"/>
                <w:b/>
                <w:bCs/>
                <w:sz w:val="24"/>
                <w:szCs w:val="24"/>
              </w:rPr>
            </w:pPr>
            <w:r>
              <w:rPr>
                <w:rFonts w:ascii="Montserrat" w:eastAsia="Montserrat" w:hAnsi="Montserrat" w:cs="Montserrat"/>
                <w:b/>
                <w:bCs/>
                <w:sz w:val="24"/>
                <w:szCs w:val="24"/>
              </w:rPr>
              <w:t xml:space="preserve">b) </w:t>
            </w:r>
            <w:proofErr w:type="spellStart"/>
            <w:r>
              <w:rPr>
                <w:rFonts w:ascii="Montserrat" w:eastAsia="Montserrat" w:hAnsi="Montserrat" w:cs="Montserrat"/>
                <w:b/>
                <w:bCs/>
                <w:sz w:val="24"/>
                <w:szCs w:val="24"/>
              </w:rPr>
              <w:t>Perancangan</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Kutipan</w:t>
            </w:r>
            <w:proofErr w:type="spellEnd"/>
            <w:r>
              <w:rPr>
                <w:rFonts w:ascii="Montserrat" w:eastAsia="Montserrat" w:hAnsi="Montserrat" w:cs="Montserrat"/>
                <w:b/>
                <w:bCs/>
                <w:sz w:val="24"/>
                <w:szCs w:val="24"/>
              </w:rPr>
              <w:t xml:space="preserve"> Data Akhir</w:t>
            </w:r>
          </w:p>
          <w:p w14:paraId="3A5CE27D"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1. Apa </w:t>
            </w:r>
            <w:proofErr w:type="spellStart"/>
            <w:r>
              <w:rPr>
                <w:rFonts w:ascii="Atkinson Hyperlegible" w:eastAsia="Atkinson Hyperlegible" w:hAnsi="Atkinson Hyperlegible" w:cs="Atkinson Hyperlegible"/>
                <w:i/>
                <w:iCs/>
                <w:color w:val="666666"/>
                <w:highlight w:val="white"/>
              </w:rPr>
              <w:t>jenis-jenis</w:t>
            </w:r>
            <w:proofErr w:type="spellEnd"/>
            <w:r>
              <w:rPr>
                <w:rFonts w:ascii="Atkinson Hyperlegible" w:eastAsia="Atkinson Hyperlegible" w:hAnsi="Atkinson Hyperlegible" w:cs="Atkinson Hyperlegible"/>
                <w:i/>
                <w:iCs/>
                <w:color w:val="666666"/>
                <w:highlight w:val="white"/>
              </w:rPr>
              <w:t xml:space="preserve"> data </w:t>
            </w:r>
            <w:proofErr w:type="spellStart"/>
            <w:r>
              <w:rPr>
                <w:rFonts w:ascii="Atkinson Hyperlegible" w:eastAsia="Atkinson Hyperlegible" w:hAnsi="Atkinson Hyperlegible" w:cs="Atkinson Hyperlegible"/>
                <w:i/>
                <w:iCs/>
                <w:color w:val="666666"/>
                <w:highlight w:val="white"/>
              </w:rPr>
              <w:t>akhir</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akan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dikumpul</w:t>
            </w:r>
            <w:proofErr w:type="spellEnd"/>
            <w:r>
              <w:rPr>
                <w:rFonts w:ascii="Atkinson Hyperlegible" w:eastAsia="Atkinson Hyperlegible" w:hAnsi="Atkinson Hyperlegible" w:cs="Atkinson Hyperlegible"/>
                <w:i/>
                <w:iCs/>
                <w:color w:val="666666"/>
                <w:highlight w:val="white"/>
              </w:rPr>
              <w:t>? (</w:t>
            </w:r>
            <w:proofErr w:type="spellStart"/>
            <w:r>
              <w:rPr>
                <w:rFonts w:ascii="Atkinson Hyperlegible" w:eastAsia="Atkinson Hyperlegible" w:hAnsi="Atkinson Hyperlegible" w:cs="Atkinson Hyperlegible"/>
                <w:i/>
                <w:iCs/>
                <w:color w:val="666666"/>
                <w:highlight w:val="white"/>
              </w:rPr>
              <w:t>Rujuk</w:t>
            </w:r>
            <w:proofErr w:type="spellEnd"/>
            <w:r>
              <w:rPr>
                <w:rFonts w:ascii="Atkinson Hyperlegible" w:eastAsia="Atkinson Hyperlegible" w:hAnsi="Atkinson Hyperlegible" w:cs="Atkinson Hyperlegible"/>
                <w:i/>
                <w:iCs/>
                <w:color w:val="666666"/>
                <w:highlight w:val="white"/>
              </w:rPr>
              <w:t xml:space="preserve"> 3 data </w:t>
            </w:r>
            <w:proofErr w:type="spellStart"/>
            <w:r>
              <w:rPr>
                <w:rFonts w:ascii="Atkinson Hyperlegible" w:eastAsia="Atkinson Hyperlegible" w:hAnsi="Atkinson Hyperlegible" w:cs="Atkinson Hyperlegible"/>
                <w:i/>
                <w:iCs/>
                <w:color w:val="666666"/>
                <w:highlight w:val="white"/>
              </w:rPr>
              <w:t>awal</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Bilakah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tarikh</w:t>
            </w:r>
            <w:proofErr w:type="spellEnd"/>
            <w:r>
              <w:rPr>
                <w:rFonts w:ascii="Atkinson Hyperlegible" w:eastAsia="Atkinson Hyperlegible" w:hAnsi="Atkinson Hyperlegible" w:cs="Atkinson Hyperlegible"/>
                <w:i/>
                <w:iCs/>
                <w:color w:val="666666"/>
                <w:highlight w:val="white"/>
              </w:rPr>
              <w:t xml:space="preserve"> data </w:t>
            </w:r>
            <w:proofErr w:type="spellStart"/>
            <w:r>
              <w:rPr>
                <w:rFonts w:ascii="Atkinson Hyperlegible" w:eastAsia="Atkinson Hyperlegible" w:hAnsi="Atkinson Hyperlegible" w:cs="Atkinson Hyperlegible"/>
                <w:i/>
                <w:iCs/>
                <w:color w:val="666666"/>
                <w:highlight w:val="white"/>
              </w:rPr>
              <w:t>akhir</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dikumpul</w:t>
            </w:r>
            <w:proofErr w:type="spellEnd"/>
            <w:r>
              <w:rPr>
                <w:rFonts w:ascii="Atkinson Hyperlegible" w:eastAsia="Atkinson Hyperlegible" w:hAnsi="Atkinson Hyperlegible" w:cs="Atkinson Hyperlegible"/>
                <w:i/>
                <w:iCs/>
                <w:color w:val="666666"/>
                <w:highlight w:val="white"/>
              </w:rPr>
              <w:t>?</w:t>
            </w:r>
            <w:r>
              <w:rPr>
                <w:rFonts w:ascii="Atkinson Hyperlegible" w:eastAsia="Atkinson Hyperlegible" w:hAnsi="Atkinson Hyperlegible" w:cs="Atkinson Hyperlegible"/>
                <w:i/>
                <w:iCs/>
                <w:color w:val="666666"/>
                <w:highlight w:val="white"/>
              </w:rPr>
              <w:br/>
            </w:r>
          </w:p>
          <w:p w14:paraId="18699E3E" w14:textId="77777777" w:rsidR="002609A7" w:rsidRDefault="00D34159">
            <w:pPr>
              <w:widowControl w:val="0"/>
              <w:spacing w:line="240" w:lineRule="auto"/>
              <w:rPr>
                <w:rFonts w:ascii="Atkinson Hyperlegible" w:eastAsia="Atkinson Hyperlegible" w:hAnsi="Atkinson Hyperlegible" w:cs="Atkinson Hyperlegible"/>
                <w:color w:val="0000FF"/>
                <w:highlight w:val="white"/>
              </w:rPr>
            </w:pPr>
            <w:proofErr w:type="spellStart"/>
            <w:r>
              <w:rPr>
                <w:rFonts w:ascii="Atkinson Hyperlegible" w:eastAsia="Atkinson Hyperlegible" w:hAnsi="Atkinson Hyperlegible" w:cs="Atkinson Hyperlegible"/>
                <w:color w:val="0000FF"/>
                <w:highlight w:val="white"/>
              </w:rPr>
              <w:t>Jawapan</w:t>
            </w:r>
            <w:proofErr w:type="spellEnd"/>
            <w:r>
              <w:rPr>
                <w:rFonts w:ascii="Atkinson Hyperlegible" w:eastAsia="Atkinson Hyperlegible" w:hAnsi="Atkinson Hyperlegible" w:cs="Atkinson Hyperlegible"/>
                <w:color w:val="0000FF"/>
                <w:highlight w:val="white"/>
              </w:rPr>
              <w:t>:</w:t>
            </w:r>
          </w:p>
          <w:p w14:paraId="6D701BE8" w14:textId="77777777" w:rsidR="00A447FB" w:rsidRPr="007E27CA" w:rsidRDefault="00A447FB" w:rsidP="00A447FB">
            <w:pPr>
              <w:pStyle w:val="ListParagraph"/>
              <w:widowControl w:val="0"/>
              <w:numPr>
                <w:ilvl w:val="3"/>
                <w:numId w:val="9"/>
              </w:numPr>
              <w:spacing w:line="240" w:lineRule="auto"/>
              <w:rPr>
                <w:rFonts w:ascii="Montserrat" w:eastAsia="Montserrat" w:hAnsi="Montserrat" w:cs="Montserrat"/>
                <w:b/>
                <w:bCs/>
                <w:sz w:val="24"/>
                <w:szCs w:val="24"/>
                <w:lang w:val="fi-FI"/>
              </w:rPr>
            </w:pPr>
            <w:r>
              <w:rPr>
                <w:rFonts w:ascii="Montserrat" w:eastAsia="Montserrat" w:hAnsi="Montserrat" w:cs="Montserrat"/>
                <w:b/>
                <w:bCs/>
                <w:sz w:val="24"/>
                <w:szCs w:val="24"/>
                <w:lang w:val="fi-FI"/>
              </w:rPr>
              <w:t>Data Markah MUET Latihan Penulisan Esei menggunakan soalan MUET Sesi 2 2025</w:t>
            </w:r>
            <w:r w:rsidRPr="007E27CA">
              <w:rPr>
                <w:rFonts w:ascii="Montserrat" w:eastAsia="Montserrat" w:hAnsi="Montserrat" w:cs="Montserrat"/>
                <w:b/>
                <w:bCs/>
                <w:sz w:val="24"/>
                <w:szCs w:val="24"/>
                <w:lang w:val="fi-FI"/>
              </w:rPr>
              <w:t xml:space="preserve"> </w:t>
            </w:r>
          </w:p>
          <w:p w14:paraId="43F4426E" w14:textId="32E9F490" w:rsidR="007E27CA" w:rsidRPr="007E27CA" w:rsidRDefault="007A463E" w:rsidP="005A1A82">
            <w:pPr>
              <w:pStyle w:val="ListParagraph"/>
              <w:widowControl w:val="0"/>
              <w:numPr>
                <w:ilvl w:val="3"/>
                <w:numId w:val="9"/>
              </w:numPr>
              <w:spacing w:line="240" w:lineRule="auto"/>
              <w:rPr>
                <w:rFonts w:ascii="Montserrat" w:eastAsia="Montserrat" w:hAnsi="Montserrat" w:cs="Montserrat"/>
                <w:b/>
                <w:bCs/>
                <w:sz w:val="24"/>
                <w:szCs w:val="24"/>
                <w:lang w:val="fi-FI"/>
              </w:rPr>
            </w:pPr>
            <w:r w:rsidRPr="007E27CA">
              <w:rPr>
                <w:rFonts w:ascii="Montserrat" w:eastAsia="Montserrat" w:hAnsi="Montserrat" w:cs="Montserrat"/>
                <w:b/>
                <w:bCs/>
                <w:sz w:val="24"/>
                <w:szCs w:val="24"/>
                <w:lang w:val="fi-FI"/>
              </w:rPr>
              <w:t xml:space="preserve">Data Markah MUET Penulisan </w:t>
            </w:r>
            <w:r w:rsidR="007E27CA" w:rsidRPr="007E27CA">
              <w:rPr>
                <w:rFonts w:ascii="Montserrat" w:eastAsia="Montserrat" w:hAnsi="Montserrat" w:cs="Montserrat"/>
                <w:b/>
                <w:bCs/>
                <w:sz w:val="24"/>
                <w:szCs w:val="24"/>
                <w:lang w:val="fi-FI"/>
              </w:rPr>
              <w:t>Sesi 3 2025 (seminggu selepas ujian</w:t>
            </w:r>
            <w:r w:rsidR="001B7013">
              <w:rPr>
                <w:rFonts w:ascii="Montserrat" w:eastAsia="Montserrat" w:hAnsi="Montserrat" w:cs="Montserrat"/>
                <w:b/>
                <w:bCs/>
                <w:sz w:val="24"/>
                <w:szCs w:val="24"/>
                <w:lang w:val="fi-FI"/>
              </w:rPr>
              <w:t xml:space="preserve"> MUET sebenar</w:t>
            </w:r>
            <w:r w:rsidR="007E27CA" w:rsidRPr="007E27CA">
              <w:rPr>
                <w:rFonts w:ascii="Montserrat" w:eastAsia="Montserrat" w:hAnsi="Montserrat" w:cs="Montserrat"/>
                <w:b/>
                <w:bCs/>
                <w:sz w:val="24"/>
                <w:szCs w:val="24"/>
                <w:lang w:val="fi-FI"/>
              </w:rPr>
              <w:t>)</w:t>
            </w:r>
          </w:p>
          <w:p w14:paraId="41099237" w14:textId="77777777" w:rsidR="00A447FB" w:rsidRDefault="00A447FB" w:rsidP="00A447FB">
            <w:pPr>
              <w:pStyle w:val="ListParagraph"/>
              <w:widowControl w:val="0"/>
              <w:numPr>
                <w:ilvl w:val="3"/>
                <w:numId w:val="9"/>
              </w:numPr>
              <w:spacing w:line="240" w:lineRule="auto"/>
              <w:rPr>
                <w:rFonts w:ascii="Montserrat" w:eastAsia="Montserrat" w:hAnsi="Montserrat" w:cs="Montserrat"/>
                <w:b/>
                <w:bCs/>
                <w:sz w:val="24"/>
                <w:szCs w:val="24"/>
                <w:lang w:val="en-MY"/>
              </w:rPr>
            </w:pPr>
            <w:r>
              <w:rPr>
                <w:rFonts w:ascii="Montserrat" w:eastAsia="Montserrat" w:hAnsi="Montserrat" w:cs="Montserrat"/>
                <w:b/>
                <w:bCs/>
                <w:sz w:val="24"/>
                <w:szCs w:val="24"/>
                <w:lang w:val="en-MY"/>
              </w:rPr>
              <w:t xml:space="preserve">Keputusan MUET Sesi 3 </w:t>
            </w:r>
            <w:proofErr w:type="spellStart"/>
            <w:r>
              <w:rPr>
                <w:rFonts w:ascii="Montserrat" w:eastAsia="Montserrat" w:hAnsi="Montserrat" w:cs="Montserrat"/>
                <w:b/>
                <w:bCs/>
                <w:sz w:val="24"/>
                <w:szCs w:val="24"/>
                <w:lang w:val="en-MY"/>
              </w:rPr>
              <w:t>Sebenar</w:t>
            </w:r>
            <w:proofErr w:type="spellEnd"/>
            <w:r>
              <w:rPr>
                <w:rFonts w:ascii="Montserrat" w:eastAsia="Montserrat" w:hAnsi="Montserrat" w:cs="Montserrat"/>
                <w:b/>
                <w:bCs/>
                <w:sz w:val="24"/>
                <w:szCs w:val="24"/>
                <w:lang w:val="en-MY"/>
              </w:rPr>
              <w:t xml:space="preserve"> 2025</w:t>
            </w:r>
          </w:p>
          <w:p w14:paraId="3B802930" w14:textId="4E21EFBC" w:rsidR="002B75FF" w:rsidRPr="007E27CA" w:rsidRDefault="002B75FF" w:rsidP="00A447FB">
            <w:pPr>
              <w:pStyle w:val="ListParagraph"/>
              <w:widowControl w:val="0"/>
              <w:spacing w:line="240" w:lineRule="auto"/>
              <w:ind w:left="2880"/>
              <w:rPr>
                <w:rFonts w:ascii="Montserrat" w:eastAsia="Montserrat" w:hAnsi="Montserrat" w:cs="Montserrat"/>
                <w:b/>
                <w:bCs/>
                <w:sz w:val="24"/>
                <w:szCs w:val="24"/>
                <w:lang w:val="fi-FI"/>
              </w:rPr>
            </w:pPr>
          </w:p>
        </w:tc>
      </w:tr>
      <w:tr w:rsidR="002609A7" w14:paraId="48C9F81C" w14:textId="77777777">
        <w:trPr>
          <w:trHeight w:val="540"/>
        </w:trPr>
        <w:tc>
          <w:tcPr>
            <w:tcW w:w="13995" w:type="dxa"/>
            <w:gridSpan w:val="4"/>
            <w:tcMar>
              <w:top w:w="100" w:type="dxa"/>
              <w:left w:w="100" w:type="dxa"/>
              <w:bottom w:w="100" w:type="dxa"/>
              <w:right w:w="100" w:type="dxa"/>
            </w:tcMar>
          </w:tcPr>
          <w:p w14:paraId="5562C26F" w14:textId="77777777" w:rsidR="002609A7" w:rsidRDefault="00D34159">
            <w:pPr>
              <w:widowControl w:val="0"/>
              <w:spacing w:line="240" w:lineRule="auto"/>
              <w:rPr>
                <w:rFonts w:ascii="Montserrat" w:eastAsia="Montserrat" w:hAnsi="Montserrat" w:cs="Montserrat"/>
                <w:sz w:val="28"/>
                <w:szCs w:val="28"/>
              </w:rPr>
            </w:pPr>
            <w:r>
              <w:rPr>
                <w:rFonts w:ascii="Montserrat" w:eastAsia="Montserrat" w:hAnsi="Montserrat" w:cs="Montserrat"/>
                <w:b/>
                <w:bCs/>
                <w:sz w:val="24"/>
                <w:szCs w:val="24"/>
              </w:rPr>
              <w:lastRenderedPageBreak/>
              <w:t>c) Data Akhir</w:t>
            </w:r>
          </w:p>
        </w:tc>
      </w:tr>
      <w:tr w:rsidR="002609A7" w14:paraId="660A7D74" w14:textId="77777777">
        <w:trPr>
          <w:trHeight w:val="540"/>
        </w:trPr>
        <w:tc>
          <w:tcPr>
            <w:tcW w:w="2790" w:type="dxa"/>
            <w:tcMar>
              <w:top w:w="100" w:type="dxa"/>
              <w:left w:w="100" w:type="dxa"/>
              <w:bottom w:w="100" w:type="dxa"/>
              <w:right w:w="100" w:type="dxa"/>
            </w:tcMar>
          </w:tcPr>
          <w:p w14:paraId="07403792" w14:textId="77777777" w:rsidR="002609A7" w:rsidRDefault="002609A7">
            <w:pPr>
              <w:widowControl w:val="0"/>
              <w:spacing w:line="240" w:lineRule="auto"/>
              <w:rPr>
                <w:rFonts w:ascii="Montserrat" w:eastAsia="Montserrat" w:hAnsi="Montserrat" w:cs="Montserrat"/>
                <w:b/>
                <w:bCs/>
              </w:rPr>
            </w:pPr>
          </w:p>
        </w:tc>
        <w:tc>
          <w:tcPr>
            <w:tcW w:w="3690" w:type="dxa"/>
            <w:shd w:val="clear" w:color="auto" w:fill="C9DAF8"/>
            <w:tcMar>
              <w:top w:w="100" w:type="dxa"/>
              <w:left w:w="100" w:type="dxa"/>
              <w:bottom w:w="100" w:type="dxa"/>
              <w:right w:w="100" w:type="dxa"/>
            </w:tcMar>
          </w:tcPr>
          <w:p w14:paraId="45A09702"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Pertama</w:t>
            </w:r>
            <w:proofErr w:type="spellEnd"/>
          </w:p>
        </w:tc>
        <w:tc>
          <w:tcPr>
            <w:tcW w:w="3720" w:type="dxa"/>
            <w:shd w:val="clear" w:color="auto" w:fill="FFF2CC"/>
            <w:tcMar>
              <w:top w:w="100" w:type="dxa"/>
              <w:left w:w="100" w:type="dxa"/>
              <w:bottom w:w="100" w:type="dxa"/>
              <w:right w:w="100" w:type="dxa"/>
            </w:tcMar>
          </w:tcPr>
          <w:p w14:paraId="3CCDFFB1"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Kedua</w:t>
            </w:r>
            <w:proofErr w:type="spellEnd"/>
          </w:p>
        </w:tc>
        <w:tc>
          <w:tcPr>
            <w:tcW w:w="3795" w:type="dxa"/>
            <w:shd w:val="clear" w:color="auto" w:fill="EAD1DC"/>
            <w:tcMar>
              <w:top w:w="100" w:type="dxa"/>
              <w:left w:w="100" w:type="dxa"/>
              <w:bottom w:w="100" w:type="dxa"/>
              <w:right w:w="100" w:type="dxa"/>
            </w:tcMar>
          </w:tcPr>
          <w:p w14:paraId="45D70C95" w14:textId="77777777" w:rsidR="002609A7" w:rsidRDefault="00D34159">
            <w:pPr>
              <w:widowControl w:val="0"/>
              <w:spacing w:line="240" w:lineRule="auto"/>
              <w:rPr>
                <w:rFonts w:ascii="Montserrat" w:eastAsia="Montserrat" w:hAnsi="Montserrat" w:cs="Montserrat"/>
                <w:b/>
                <w:bCs/>
              </w:rPr>
            </w:pPr>
            <w:r>
              <w:rPr>
                <w:rFonts w:ascii="Montserrat" w:eastAsia="Montserrat" w:hAnsi="Montserrat" w:cs="Montserrat"/>
                <w:b/>
                <w:bCs/>
              </w:rPr>
              <w:t xml:space="preserve">Data </w:t>
            </w:r>
            <w:proofErr w:type="spellStart"/>
            <w:r>
              <w:rPr>
                <w:rFonts w:ascii="Montserrat" w:eastAsia="Montserrat" w:hAnsi="Montserrat" w:cs="Montserrat"/>
                <w:b/>
                <w:bCs/>
              </w:rPr>
              <w:t>Ketiga</w:t>
            </w:r>
            <w:proofErr w:type="spellEnd"/>
          </w:p>
        </w:tc>
      </w:tr>
      <w:tr w:rsidR="002609A7" w:rsidRPr="00787BF2" w14:paraId="3642A7AC" w14:textId="77777777">
        <w:trPr>
          <w:trHeight w:val="540"/>
        </w:trPr>
        <w:tc>
          <w:tcPr>
            <w:tcW w:w="2790" w:type="dxa"/>
            <w:tcMar>
              <w:top w:w="100" w:type="dxa"/>
              <w:left w:w="100" w:type="dxa"/>
              <w:bottom w:w="100" w:type="dxa"/>
              <w:right w:w="100" w:type="dxa"/>
            </w:tcMar>
          </w:tcPr>
          <w:p w14:paraId="3B7BB65D"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sumber</w:t>
            </w:r>
            <w:proofErr w:type="spellEnd"/>
            <w:r>
              <w:rPr>
                <w:rFonts w:ascii="Atkinson Hyperlegible" w:eastAsia="Atkinson Hyperlegible" w:hAnsi="Atkinson Hyperlegible" w:cs="Atkinson Hyperlegible"/>
                <w:i/>
                <w:iCs/>
                <w:color w:val="666666"/>
                <w:highlight w:val="white"/>
              </w:rPr>
              <w:t xml:space="preserve"> data yang </w:t>
            </w:r>
            <w:proofErr w:type="spellStart"/>
            <w:r>
              <w:rPr>
                <w:rFonts w:ascii="Atkinson Hyperlegible" w:eastAsia="Atkinson Hyperlegible" w:hAnsi="Atkinson Hyperlegible" w:cs="Atkinson Hyperlegible"/>
                <w:i/>
                <w:iCs/>
                <w:color w:val="666666"/>
                <w:highlight w:val="white"/>
              </w:rPr>
              <w:t>digunakan</w:t>
            </w:r>
            <w:proofErr w:type="spellEnd"/>
            <w:r>
              <w:rPr>
                <w:rFonts w:ascii="Atkinson Hyperlegible" w:eastAsia="Atkinson Hyperlegible" w:hAnsi="Atkinson Hyperlegible" w:cs="Atkinson Hyperlegible"/>
                <w:i/>
                <w:iCs/>
                <w:color w:val="666666"/>
                <w:highlight w:val="white"/>
              </w:rPr>
              <w:t>?</w:t>
            </w:r>
          </w:p>
          <w:p w14:paraId="140FE4DB" w14:textId="77777777" w:rsidR="002609A7" w:rsidRDefault="00D34159">
            <w:pPr>
              <w:widowControl w:val="0"/>
              <w:spacing w:line="240" w:lineRule="auto"/>
              <w:rPr>
                <w:rFonts w:ascii="Atkinson Hyperlegible" w:eastAsia="Atkinson Hyperlegible" w:hAnsi="Atkinson Hyperlegible" w:cs="Atkinson Hyperlegible"/>
                <w:b/>
                <w:bCs/>
                <w:i/>
                <w:iCs/>
                <w:color w:val="666666"/>
                <w:highlight w:val="white"/>
                <w:u w:val="single"/>
              </w:rPr>
            </w:pPr>
            <w:r>
              <w:rPr>
                <w:rFonts w:ascii="Atkinson Hyperlegible" w:eastAsia="Atkinson Hyperlegible" w:hAnsi="Atkinson Hyperlegible" w:cs="Atkinson Hyperlegible"/>
                <w:b/>
                <w:bCs/>
                <w:i/>
                <w:iCs/>
                <w:color w:val="666666"/>
                <w:highlight w:val="white"/>
                <w:u w:val="single"/>
              </w:rPr>
              <w:t>*</w:t>
            </w:r>
            <w:proofErr w:type="spellStart"/>
            <w:r>
              <w:rPr>
                <w:rFonts w:ascii="Atkinson Hyperlegible" w:eastAsia="Atkinson Hyperlegible" w:hAnsi="Atkinson Hyperlegible" w:cs="Atkinson Hyperlegible"/>
                <w:b/>
                <w:bCs/>
                <w:i/>
                <w:iCs/>
                <w:color w:val="666666"/>
                <w:highlight w:val="white"/>
                <w:u w:val="single"/>
              </w:rPr>
              <w:t>Berdasarkan</w:t>
            </w:r>
            <w:proofErr w:type="spellEnd"/>
            <w:r>
              <w:rPr>
                <w:rFonts w:ascii="Atkinson Hyperlegible" w:eastAsia="Atkinson Hyperlegible" w:hAnsi="Atkinson Hyperlegible" w:cs="Atkinson Hyperlegible"/>
                <w:b/>
                <w:bCs/>
                <w:i/>
                <w:iCs/>
                <w:color w:val="666666"/>
                <w:highlight w:val="white"/>
                <w:u w:val="single"/>
              </w:rPr>
              <w:t xml:space="preserve"> Data Awal</w:t>
            </w:r>
          </w:p>
        </w:tc>
        <w:tc>
          <w:tcPr>
            <w:tcW w:w="3690" w:type="dxa"/>
            <w:shd w:val="clear" w:color="auto" w:fill="C9DAF8"/>
            <w:tcMar>
              <w:top w:w="100" w:type="dxa"/>
              <w:left w:w="100" w:type="dxa"/>
              <w:bottom w:w="100" w:type="dxa"/>
              <w:right w:w="100" w:type="dxa"/>
            </w:tcMar>
          </w:tcPr>
          <w:p w14:paraId="40CB5B95" w14:textId="0C772157" w:rsidR="002609A7" w:rsidRPr="00A447FB" w:rsidRDefault="00D34159">
            <w:pPr>
              <w:widowControl w:val="0"/>
              <w:spacing w:line="240" w:lineRule="auto"/>
              <w:rPr>
                <w:rFonts w:ascii="Montserrat" w:eastAsia="Montserrat" w:hAnsi="Montserrat" w:cs="Montserrat"/>
                <w:b/>
                <w:bCs/>
                <w:lang w:val="fi-FI"/>
              </w:rPr>
            </w:pPr>
            <w:r w:rsidRPr="00A447FB">
              <w:rPr>
                <w:rFonts w:ascii="Atkinson Hyperlegible" w:eastAsia="Atkinson Hyperlegible" w:hAnsi="Atkinson Hyperlegible" w:cs="Atkinson Hyperlegible"/>
                <w:color w:val="0000FF"/>
                <w:lang w:val="fi-FI"/>
              </w:rPr>
              <w:t>Jawapan:</w:t>
            </w:r>
            <w:r w:rsidR="00A447FB" w:rsidRPr="00A447FB">
              <w:rPr>
                <w:rFonts w:ascii="Atkinson Hyperlegible" w:eastAsia="Atkinson Hyperlegible" w:hAnsi="Atkinson Hyperlegible" w:cs="Atkinson Hyperlegible"/>
                <w:color w:val="0000FF"/>
                <w:lang w:val="fi-FI"/>
              </w:rPr>
              <w:t xml:space="preserve"> Data Markah MUET Latihan Penuli</w:t>
            </w:r>
            <w:r w:rsidR="00A447FB">
              <w:rPr>
                <w:rFonts w:ascii="Atkinson Hyperlegible" w:eastAsia="Atkinson Hyperlegible" w:hAnsi="Atkinson Hyperlegible" w:cs="Atkinson Hyperlegible"/>
                <w:color w:val="0000FF"/>
                <w:lang w:val="fi-FI"/>
              </w:rPr>
              <w:t>san Esei mengunakan soalan MUET Sesi 2 2025</w:t>
            </w:r>
          </w:p>
        </w:tc>
        <w:tc>
          <w:tcPr>
            <w:tcW w:w="3720" w:type="dxa"/>
            <w:shd w:val="clear" w:color="auto" w:fill="FFF2CC"/>
            <w:tcMar>
              <w:top w:w="100" w:type="dxa"/>
              <w:left w:w="100" w:type="dxa"/>
              <w:bottom w:w="100" w:type="dxa"/>
              <w:right w:w="100" w:type="dxa"/>
            </w:tcMar>
          </w:tcPr>
          <w:p w14:paraId="54853B8B" w14:textId="445FFF8C" w:rsidR="002609A7" w:rsidRPr="001B7013" w:rsidRDefault="00D34159">
            <w:pPr>
              <w:widowControl w:val="0"/>
              <w:spacing w:line="240" w:lineRule="auto"/>
              <w:rPr>
                <w:rFonts w:ascii="Montserrat" w:eastAsia="Montserrat" w:hAnsi="Montserrat" w:cs="Montserrat"/>
                <w:b/>
                <w:bCs/>
                <w:lang w:val="fi-FI"/>
              </w:rPr>
            </w:pPr>
            <w:r w:rsidRPr="001B7013">
              <w:rPr>
                <w:rFonts w:ascii="Atkinson Hyperlegible" w:eastAsia="Atkinson Hyperlegible" w:hAnsi="Atkinson Hyperlegible" w:cs="Atkinson Hyperlegible"/>
                <w:color w:val="0000FF"/>
                <w:lang w:val="fi-FI"/>
              </w:rPr>
              <w:t>Jawapan:</w:t>
            </w:r>
            <w:r w:rsidR="001B7013" w:rsidRPr="001B7013">
              <w:rPr>
                <w:rFonts w:ascii="Atkinson Hyperlegible" w:eastAsia="Atkinson Hyperlegible" w:hAnsi="Atkinson Hyperlegible" w:cs="Atkinson Hyperlegible"/>
                <w:color w:val="0000FF"/>
                <w:lang w:val="fi-FI"/>
              </w:rPr>
              <w:t xml:space="preserve"> Data Markah MUET Penulisa</w:t>
            </w:r>
            <w:r w:rsidR="001B7013">
              <w:rPr>
                <w:rFonts w:ascii="Atkinson Hyperlegible" w:eastAsia="Atkinson Hyperlegible" w:hAnsi="Atkinson Hyperlegible" w:cs="Atkinson Hyperlegible"/>
                <w:color w:val="0000FF"/>
                <w:lang w:val="fi-FI"/>
              </w:rPr>
              <w:t>n Sesi 3 2025 (seminggu selepas Ujian MUET)</w:t>
            </w:r>
          </w:p>
        </w:tc>
        <w:tc>
          <w:tcPr>
            <w:tcW w:w="3795" w:type="dxa"/>
            <w:shd w:val="clear" w:color="auto" w:fill="EAD1DC"/>
            <w:tcMar>
              <w:top w:w="100" w:type="dxa"/>
              <w:left w:w="100" w:type="dxa"/>
              <w:bottom w:w="100" w:type="dxa"/>
              <w:right w:w="100" w:type="dxa"/>
            </w:tcMar>
          </w:tcPr>
          <w:p w14:paraId="164A2A3A" w14:textId="76D8503C" w:rsidR="002609A7" w:rsidRPr="001B7013" w:rsidRDefault="00D34159">
            <w:pPr>
              <w:widowControl w:val="0"/>
              <w:spacing w:line="240" w:lineRule="auto"/>
              <w:rPr>
                <w:rFonts w:ascii="Montserrat" w:eastAsia="Montserrat" w:hAnsi="Montserrat" w:cs="Montserrat"/>
                <w:b/>
                <w:bCs/>
                <w:lang w:val="fi-FI"/>
              </w:rPr>
            </w:pPr>
            <w:r w:rsidRPr="001B7013">
              <w:rPr>
                <w:rFonts w:ascii="Atkinson Hyperlegible" w:eastAsia="Atkinson Hyperlegible" w:hAnsi="Atkinson Hyperlegible" w:cs="Atkinson Hyperlegible"/>
                <w:color w:val="0000FF"/>
                <w:lang w:val="fi-FI"/>
              </w:rPr>
              <w:t>Jawapan:</w:t>
            </w:r>
            <w:r w:rsidR="001B7013" w:rsidRPr="001B7013">
              <w:rPr>
                <w:rFonts w:ascii="Atkinson Hyperlegible" w:eastAsia="Atkinson Hyperlegible" w:hAnsi="Atkinson Hyperlegible" w:cs="Atkinson Hyperlegible"/>
                <w:color w:val="0000FF"/>
                <w:lang w:val="fi-FI"/>
              </w:rPr>
              <w:t xml:space="preserve"> Keputusan MUET Sesi 3 S</w:t>
            </w:r>
            <w:r w:rsidR="001B7013">
              <w:rPr>
                <w:rFonts w:ascii="Atkinson Hyperlegible" w:eastAsia="Atkinson Hyperlegible" w:hAnsi="Atkinson Hyperlegible" w:cs="Atkinson Hyperlegible"/>
                <w:color w:val="0000FF"/>
                <w:lang w:val="fi-FI"/>
              </w:rPr>
              <w:t>ebenar 2025</w:t>
            </w:r>
          </w:p>
        </w:tc>
      </w:tr>
      <w:tr w:rsidR="002609A7" w:rsidRPr="00787BF2" w14:paraId="6CA00DF9" w14:textId="77777777">
        <w:trPr>
          <w:trHeight w:val="540"/>
        </w:trPr>
        <w:tc>
          <w:tcPr>
            <w:tcW w:w="2790" w:type="dxa"/>
            <w:tcMar>
              <w:top w:w="100" w:type="dxa"/>
              <w:left w:w="100" w:type="dxa"/>
              <w:bottom w:w="100" w:type="dxa"/>
              <w:right w:w="100" w:type="dxa"/>
            </w:tcMar>
          </w:tcPr>
          <w:p w14:paraId="36273898" w14:textId="77777777" w:rsidR="002609A7" w:rsidRDefault="00D34159">
            <w:pPr>
              <w:widowControl w:val="0"/>
              <w:spacing w:line="240" w:lineRule="auto"/>
              <w:rPr>
                <w:rFonts w:ascii="Montserrat" w:eastAsia="Montserrat" w:hAnsi="Montserrat" w:cs="Montserrat"/>
                <w:b/>
                <w:bCs/>
              </w:rPr>
            </w:pPr>
            <w:r>
              <w:rPr>
                <w:rFonts w:ascii="Atkinson Hyperlegible" w:eastAsia="Atkinson Hyperlegible" w:hAnsi="Atkinson Hyperlegible" w:cs="Atkinson Hyperlegible"/>
                <w:i/>
                <w:iCs/>
                <w:color w:val="666666"/>
                <w:highlight w:val="white"/>
              </w:rPr>
              <w:t>2. Pautan data?</w:t>
            </w:r>
          </w:p>
        </w:tc>
        <w:tc>
          <w:tcPr>
            <w:tcW w:w="3690" w:type="dxa"/>
            <w:shd w:val="clear" w:color="auto" w:fill="C9DAF8"/>
            <w:tcMar>
              <w:top w:w="100" w:type="dxa"/>
              <w:left w:w="100" w:type="dxa"/>
              <w:bottom w:w="100" w:type="dxa"/>
              <w:right w:w="100" w:type="dxa"/>
            </w:tcMar>
          </w:tcPr>
          <w:p w14:paraId="537A9342" w14:textId="77777777" w:rsidR="00A447FB" w:rsidRPr="00A447FB" w:rsidRDefault="00D34159" w:rsidP="00A447FB">
            <w:pPr>
              <w:widowControl w:val="0"/>
              <w:numPr>
                <w:ilvl w:val="0"/>
                <w:numId w:val="28"/>
              </w:numPr>
              <w:spacing w:line="240" w:lineRule="auto"/>
              <w:rPr>
                <w:rFonts w:ascii="Atkinson Hyperlegible" w:eastAsia="Atkinson Hyperlegible" w:hAnsi="Atkinson Hyperlegible" w:cs="Atkinson Hyperlegible"/>
                <w:color w:val="0000FF"/>
                <w:lang w:val="fi-FI"/>
              </w:rPr>
            </w:pPr>
            <w:r w:rsidRPr="00A447FB">
              <w:rPr>
                <w:rFonts w:ascii="Atkinson Hyperlegible" w:eastAsia="Atkinson Hyperlegible" w:hAnsi="Atkinson Hyperlegible" w:cs="Atkinson Hyperlegible"/>
                <w:color w:val="0000FF"/>
                <w:lang w:val="fi-FI"/>
              </w:rPr>
              <w:t>Jawapan:</w:t>
            </w:r>
            <w:r w:rsidR="00A447FB" w:rsidRPr="00A447FB">
              <w:rPr>
                <w:rFonts w:ascii="Atkinson Hyperlegible" w:eastAsia="Atkinson Hyperlegible" w:hAnsi="Atkinson Hyperlegible" w:cs="Atkinson Hyperlegible"/>
                <w:color w:val="0000FF"/>
                <w:lang w:val="fi-FI"/>
              </w:rPr>
              <w:t xml:space="preserve"> </w:t>
            </w:r>
            <w:hyperlink r:id="rId18" w:history="1">
              <w:r w:rsidR="00A447FB" w:rsidRPr="00A447FB">
                <w:rPr>
                  <w:rStyle w:val="Hyperlink"/>
                  <w:rFonts w:ascii="Atkinson Hyperlegible" w:eastAsia="Atkinson Hyperlegible" w:hAnsi="Atkinson Hyperlegible" w:cs="Atkinson Hyperlegible"/>
                  <w:lang w:val="fi-FI"/>
                </w:rPr>
                <w:t>https://docs.google.com/spreadsheets/d/1qzQSWnL9koP8VAZ7XAdckOHJXIfae3GG/edit?usp=sharing&amp;ouid=110879473927718506849&amp;rtpof=true&amp;sd=true</w:t>
              </w:r>
            </w:hyperlink>
          </w:p>
          <w:p w14:paraId="19B2E129" w14:textId="20703AEC" w:rsidR="002609A7" w:rsidRPr="00A447FB" w:rsidRDefault="002609A7">
            <w:pPr>
              <w:widowControl w:val="0"/>
              <w:spacing w:line="240" w:lineRule="auto"/>
              <w:rPr>
                <w:rFonts w:ascii="Atkinson Hyperlegible" w:eastAsia="Atkinson Hyperlegible" w:hAnsi="Atkinson Hyperlegible" w:cs="Atkinson Hyperlegible"/>
                <w:color w:val="0000FF"/>
                <w:lang w:val="fi-FI"/>
              </w:rPr>
            </w:pPr>
          </w:p>
          <w:p w14:paraId="7E748F5F" w14:textId="77777777" w:rsidR="002609A7" w:rsidRPr="00A447FB" w:rsidRDefault="002609A7">
            <w:pPr>
              <w:widowControl w:val="0"/>
              <w:spacing w:line="240" w:lineRule="auto"/>
              <w:rPr>
                <w:rFonts w:ascii="Atkinson Hyperlegible" w:eastAsia="Atkinson Hyperlegible" w:hAnsi="Atkinson Hyperlegible" w:cs="Atkinson Hyperlegible"/>
                <w:color w:val="0000FF"/>
                <w:lang w:val="fi-FI"/>
              </w:rPr>
            </w:pPr>
          </w:p>
        </w:tc>
        <w:tc>
          <w:tcPr>
            <w:tcW w:w="3720" w:type="dxa"/>
            <w:shd w:val="clear" w:color="auto" w:fill="FFF2CC"/>
            <w:tcMar>
              <w:top w:w="100" w:type="dxa"/>
              <w:left w:w="100" w:type="dxa"/>
              <w:bottom w:w="100" w:type="dxa"/>
              <w:right w:w="100" w:type="dxa"/>
            </w:tcMar>
          </w:tcPr>
          <w:p w14:paraId="5ECBED79" w14:textId="77777777" w:rsidR="001B7013" w:rsidRPr="001B7013" w:rsidRDefault="00D34159" w:rsidP="001B7013">
            <w:pPr>
              <w:widowControl w:val="0"/>
              <w:numPr>
                <w:ilvl w:val="0"/>
                <w:numId w:val="27"/>
              </w:numPr>
              <w:spacing w:line="240" w:lineRule="auto"/>
              <w:rPr>
                <w:rFonts w:ascii="Atkinson Hyperlegible" w:eastAsia="Atkinson Hyperlegible" w:hAnsi="Atkinson Hyperlegible" w:cs="Atkinson Hyperlegible"/>
                <w:color w:val="0000FF"/>
                <w:lang w:val="fi-FI"/>
              </w:rPr>
            </w:pPr>
            <w:r w:rsidRPr="001B7013">
              <w:rPr>
                <w:rFonts w:ascii="Atkinson Hyperlegible" w:eastAsia="Atkinson Hyperlegible" w:hAnsi="Atkinson Hyperlegible" w:cs="Atkinson Hyperlegible"/>
                <w:color w:val="0000FF"/>
                <w:lang w:val="fi-FI"/>
              </w:rPr>
              <w:t>Jawapan:</w:t>
            </w:r>
            <w:r w:rsidR="001B7013" w:rsidRPr="001B7013">
              <w:rPr>
                <w:rFonts w:ascii="Atkinson Hyperlegible" w:eastAsia="Atkinson Hyperlegible" w:hAnsi="Atkinson Hyperlegible" w:cs="Atkinson Hyperlegible"/>
                <w:color w:val="0000FF"/>
                <w:lang w:val="fi-FI"/>
              </w:rPr>
              <w:t xml:space="preserve"> </w:t>
            </w:r>
            <w:hyperlink r:id="rId19" w:history="1">
              <w:r w:rsidR="001B7013" w:rsidRPr="001B7013">
                <w:rPr>
                  <w:rStyle w:val="Hyperlink"/>
                  <w:rFonts w:ascii="Atkinson Hyperlegible" w:eastAsia="Atkinson Hyperlegible" w:hAnsi="Atkinson Hyperlegible" w:cs="Atkinson Hyperlegible"/>
                  <w:lang w:val="fi-FI"/>
                </w:rPr>
                <w:t>https://docs.google.com/spreadsheets/d/1eN8eu3ddolEnN53e-wE4KmxBGhcD80Rq/edit?usp=sharing&amp;ouid=110879473927718506849&amp;rtpof=true&amp;sd=true</w:t>
              </w:r>
            </w:hyperlink>
          </w:p>
          <w:p w14:paraId="58AD3987" w14:textId="50622295" w:rsidR="002609A7" w:rsidRPr="001B7013" w:rsidRDefault="002609A7">
            <w:pPr>
              <w:widowControl w:val="0"/>
              <w:spacing w:line="240" w:lineRule="auto"/>
              <w:rPr>
                <w:rFonts w:ascii="Montserrat" w:eastAsia="Montserrat" w:hAnsi="Montserrat" w:cs="Montserrat"/>
                <w:b/>
                <w:bCs/>
                <w:lang w:val="fi-FI"/>
              </w:rPr>
            </w:pPr>
          </w:p>
        </w:tc>
        <w:tc>
          <w:tcPr>
            <w:tcW w:w="3795" w:type="dxa"/>
            <w:shd w:val="clear" w:color="auto" w:fill="EAD1DC"/>
            <w:tcMar>
              <w:top w:w="100" w:type="dxa"/>
              <w:left w:w="100" w:type="dxa"/>
              <w:bottom w:w="100" w:type="dxa"/>
              <w:right w:w="100" w:type="dxa"/>
            </w:tcMar>
          </w:tcPr>
          <w:p w14:paraId="7ADC50DE" w14:textId="23B52842" w:rsidR="001B7013" w:rsidRPr="001B7013" w:rsidRDefault="00D34159" w:rsidP="001B7013">
            <w:pPr>
              <w:pStyle w:val="ListParagraph"/>
              <w:widowControl w:val="0"/>
              <w:spacing w:line="240" w:lineRule="auto"/>
              <w:rPr>
                <w:rFonts w:ascii="Atkinson Hyperlegible" w:eastAsia="Atkinson Hyperlegible" w:hAnsi="Atkinson Hyperlegible" w:cs="Atkinson Hyperlegible"/>
                <w:color w:val="0000FF"/>
                <w:lang w:val="fi-FI"/>
              </w:rPr>
            </w:pPr>
            <w:r w:rsidRPr="001B7013">
              <w:rPr>
                <w:rFonts w:ascii="Atkinson Hyperlegible" w:eastAsia="Atkinson Hyperlegible" w:hAnsi="Atkinson Hyperlegible" w:cs="Atkinson Hyperlegible"/>
                <w:color w:val="0000FF"/>
                <w:lang w:val="fi-FI"/>
              </w:rPr>
              <w:t>Jawapan:</w:t>
            </w:r>
            <w:r w:rsidR="001B7013" w:rsidRPr="001B7013">
              <w:rPr>
                <w:rFonts w:ascii="Atkinson Hyperlegible" w:eastAsia="Atkinson Hyperlegible" w:hAnsi="Atkinson Hyperlegible" w:cs="Atkinson Hyperlegible"/>
                <w:color w:val="0000FF"/>
                <w:lang w:val="fi-FI"/>
              </w:rPr>
              <w:t xml:space="preserve"> </w:t>
            </w:r>
            <w:hyperlink r:id="rId20" w:history="1">
              <w:r w:rsidR="001B7013" w:rsidRPr="001B7013">
                <w:rPr>
                  <w:rStyle w:val="Hyperlink"/>
                  <w:rFonts w:ascii="Atkinson Hyperlegible" w:eastAsia="Atkinson Hyperlegible" w:hAnsi="Atkinson Hyperlegible" w:cs="Atkinson Hyperlegible"/>
                  <w:lang w:val="fi-FI"/>
                </w:rPr>
                <w:t>https://docs.google.com/spreadsheets/d/1l8MqS1IZWBKUwrdTRI4XLy2sW4C9DRID/edit?usp=sharing&amp;ouid=110879473927718506849&amp;rtpof=true&amp;sd=true</w:t>
              </w:r>
            </w:hyperlink>
          </w:p>
          <w:p w14:paraId="0884E05D" w14:textId="71173E12" w:rsidR="002609A7" w:rsidRPr="001B7013" w:rsidRDefault="002609A7">
            <w:pPr>
              <w:widowControl w:val="0"/>
              <w:spacing w:line="240" w:lineRule="auto"/>
              <w:rPr>
                <w:rFonts w:ascii="Montserrat" w:eastAsia="Montserrat" w:hAnsi="Montserrat" w:cs="Montserrat"/>
                <w:b/>
                <w:bCs/>
                <w:lang w:val="fi-FI"/>
              </w:rPr>
            </w:pPr>
          </w:p>
        </w:tc>
      </w:tr>
      <w:tr w:rsidR="002609A7" w14:paraId="1ED9DDDC" w14:textId="77777777">
        <w:trPr>
          <w:trHeight w:val="1655"/>
        </w:trPr>
        <w:tc>
          <w:tcPr>
            <w:tcW w:w="2790" w:type="dxa"/>
            <w:tcMar>
              <w:top w:w="100" w:type="dxa"/>
              <w:left w:w="100" w:type="dxa"/>
              <w:bottom w:w="100" w:type="dxa"/>
              <w:right w:w="100" w:type="dxa"/>
            </w:tcMar>
          </w:tcPr>
          <w:p w14:paraId="53450084" w14:textId="77777777" w:rsidR="002609A7" w:rsidRPr="00C13CEC" w:rsidRDefault="00D34159">
            <w:pPr>
              <w:widowControl w:val="0"/>
              <w:spacing w:line="240" w:lineRule="auto"/>
              <w:rPr>
                <w:rFonts w:ascii="Montserrat" w:eastAsia="Montserrat" w:hAnsi="Montserrat" w:cs="Montserrat"/>
                <w:b/>
                <w:bCs/>
                <w:lang w:val="fi-FI"/>
              </w:rPr>
            </w:pPr>
            <w:r w:rsidRPr="00C13CEC">
              <w:rPr>
                <w:rFonts w:ascii="Atkinson Hyperlegible" w:eastAsia="Atkinson Hyperlegible" w:hAnsi="Atkinson Hyperlegible" w:cs="Atkinson Hyperlegible"/>
                <w:i/>
                <w:iCs/>
                <w:color w:val="666666"/>
                <w:highlight w:val="white"/>
                <w:lang w:val="fi-FI"/>
              </w:rPr>
              <w:t>3. Apakah rumusan dapatan yang diperolehi?</w:t>
            </w:r>
          </w:p>
        </w:tc>
        <w:tc>
          <w:tcPr>
            <w:tcW w:w="3690" w:type="dxa"/>
            <w:shd w:val="clear" w:color="auto" w:fill="C9DAF8"/>
            <w:tcMar>
              <w:top w:w="100" w:type="dxa"/>
              <w:left w:w="100" w:type="dxa"/>
              <w:bottom w:w="100" w:type="dxa"/>
              <w:right w:w="100" w:type="dxa"/>
            </w:tcMar>
          </w:tcPr>
          <w:p w14:paraId="1931B9EC" w14:textId="663D90C2" w:rsidR="002609A7" w:rsidRPr="00A447FB" w:rsidRDefault="00D34159">
            <w:pPr>
              <w:widowControl w:val="0"/>
              <w:spacing w:line="240" w:lineRule="auto"/>
              <w:rPr>
                <w:rFonts w:ascii="Montserrat" w:eastAsia="Montserrat" w:hAnsi="Montserrat" w:cs="Montserrat"/>
                <w:b/>
                <w:bCs/>
                <w:lang w:val="fi-FI"/>
              </w:rPr>
            </w:pPr>
            <w:r w:rsidRPr="00A447FB">
              <w:rPr>
                <w:rFonts w:ascii="Atkinson Hyperlegible" w:eastAsia="Atkinson Hyperlegible" w:hAnsi="Atkinson Hyperlegible" w:cs="Atkinson Hyperlegible"/>
                <w:color w:val="0000FF"/>
                <w:lang w:val="fi-FI"/>
              </w:rPr>
              <w:t>Jawapan:</w:t>
            </w:r>
            <w:r w:rsidR="00A447FB" w:rsidRPr="00A447FB">
              <w:rPr>
                <w:rFonts w:ascii="Atkinson Hyperlegible" w:eastAsia="Atkinson Hyperlegible" w:hAnsi="Atkinson Hyperlegible" w:cs="Atkinson Hyperlegible"/>
                <w:color w:val="0000FF"/>
                <w:lang w:val="fi-FI"/>
              </w:rPr>
              <w:t xml:space="preserve"> 22.5% mancapai Band 4 ke atas menggunakan penyemakan</w:t>
            </w:r>
            <w:r w:rsidR="00A447FB">
              <w:rPr>
                <w:rFonts w:ascii="Atkinson Hyperlegible" w:eastAsia="Atkinson Hyperlegible" w:hAnsi="Atkinson Hyperlegible" w:cs="Atkinson Hyperlegible"/>
                <w:color w:val="0000FF"/>
                <w:lang w:val="fi-FI"/>
              </w:rPr>
              <w:t xml:space="preserve"> chatgpt</w:t>
            </w:r>
          </w:p>
        </w:tc>
        <w:tc>
          <w:tcPr>
            <w:tcW w:w="3720" w:type="dxa"/>
            <w:shd w:val="clear" w:color="auto" w:fill="FFF2CC"/>
            <w:tcMar>
              <w:top w:w="100" w:type="dxa"/>
              <w:left w:w="100" w:type="dxa"/>
              <w:bottom w:w="100" w:type="dxa"/>
              <w:right w:w="100" w:type="dxa"/>
            </w:tcMar>
          </w:tcPr>
          <w:p w14:paraId="23B650C7" w14:textId="6CB40BD8" w:rsidR="002609A7" w:rsidRPr="004B2B0D" w:rsidRDefault="00D34159">
            <w:pPr>
              <w:widowControl w:val="0"/>
              <w:spacing w:line="240" w:lineRule="auto"/>
              <w:rPr>
                <w:rFonts w:ascii="Montserrat" w:eastAsia="Montserrat" w:hAnsi="Montserrat" w:cs="Montserrat"/>
                <w:b/>
                <w:bCs/>
                <w:lang w:val="fi-FI"/>
              </w:rPr>
            </w:pPr>
            <w:r w:rsidRPr="004B2B0D">
              <w:rPr>
                <w:rFonts w:ascii="Atkinson Hyperlegible" w:eastAsia="Atkinson Hyperlegible" w:hAnsi="Atkinson Hyperlegible" w:cs="Atkinson Hyperlegible"/>
                <w:color w:val="0000FF"/>
                <w:lang w:val="fi-FI"/>
              </w:rPr>
              <w:t>Jawapan:</w:t>
            </w:r>
            <w:r w:rsidR="004B2B0D" w:rsidRPr="004B2B0D">
              <w:rPr>
                <w:rFonts w:ascii="Atkinson Hyperlegible" w:eastAsia="Atkinson Hyperlegible" w:hAnsi="Atkinson Hyperlegible" w:cs="Atkinson Hyperlegible"/>
                <w:color w:val="0000FF"/>
                <w:lang w:val="fi-FI"/>
              </w:rPr>
              <w:t xml:space="preserve"> 10% pelajar mencapai Band 4 menggunkan penyema</w:t>
            </w:r>
            <w:r w:rsidR="004B2B0D">
              <w:rPr>
                <w:rFonts w:ascii="Atkinson Hyperlegible" w:eastAsia="Atkinson Hyperlegible" w:hAnsi="Atkinson Hyperlegible" w:cs="Atkinson Hyperlegible"/>
                <w:color w:val="0000FF"/>
                <w:lang w:val="fi-FI"/>
              </w:rPr>
              <w:t>kan chatgpt</w:t>
            </w:r>
          </w:p>
        </w:tc>
        <w:tc>
          <w:tcPr>
            <w:tcW w:w="3795" w:type="dxa"/>
            <w:shd w:val="clear" w:color="auto" w:fill="EAD1DC"/>
            <w:tcMar>
              <w:top w:w="100" w:type="dxa"/>
              <w:left w:w="100" w:type="dxa"/>
              <w:bottom w:w="100" w:type="dxa"/>
              <w:right w:w="100" w:type="dxa"/>
            </w:tcMar>
          </w:tcPr>
          <w:p w14:paraId="2445A50E" w14:textId="73DEF48E" w:rsidR="002609A7" w:rsidRDefault="00D34159">
            <w:pPr>
              <w:widowControl w:val="0"/>
              <w:spacing w:line="240" w:lineRule="auto"/>
              <w:rPr>
                <w:rFonts w:ascii="Montserrat" w:eastAsia="Montserrat" w:hAnsi="Montserrat" w:cs="Montserrat"/>
                <w:b/>
                <w:bCs/>
              </w:rPr>
            </w:pPr>
            <w:proofErr w:type="spellStart"/>
            <w:r>
              <w:rPr>
                <w:rFonts w:ascii="Atkinson Hyperlegible" w:eastAsia="Atkinson Hyperlegible" w:hAnsi="Atkinson Hyperlegible" w:cs="Atkinson Hyperlegible"/>
                <w:color w:val="0000FF"/>
              </w:rPr>
              <w:t>Jawapan</w:t>
            </w:r>
            <w:proofErr w:type="spellEnd"/>
            <w:r>
              <w:rPr>
                <w:rFonts w:ascii="Atkinson Hyperlegible" w:eastAsia="Atkinson Hyperlegible" w:hAnsi="Atkinson Hyperlegible" w:cs="Atkinson Hyperlegible"/>
                <w:color w:val="0000FF"/>
              </w:rPr>
              <w:t>:</w:t>
            </w:r>
            <w:r w:rsidR="004B2B0D">
              <w:rPr>
                <w:rFonts w:ascii="Atkinson Hyperlegible" w:eastAsia="Atkinson Hyperlegible" w:hAnsi="Atkinson Hyperlegible" w:cs="Atkinson Hyperlegible"/>
                <w:color w:val="0000FF"/>
              </w:rPr>
              <w:t xml:space="preserve"> 12</w:t>
            </w:r>
            <w:r w:rsidR="003F16F5">
              <w:rPr>
                <w:rFonts w:ascii="Atkinson Hyperlegible" w:eastAsia="Atkinson Hyperlegible" w:hAnsi="Atkinson Hyperlegible" w:cs="Atkinson Hyperlegible"/>
                <w:color w:val="0000FF"/>
              </w:rPr>
              <w:t xml:space="preserve">.5% </w:t>
            </w:r>
            <w:proofErr w:type="spellStart"/>
            <w:r w:rsidR="003F16F5">
              <w:rPr>
                <w:rFonts w:ascii="Atkinson Hyperlegible" w:eastAsia="Atkinson Hyperlegible" w:hAnsi="Atkinson Hyperlegible" w:cs="Atkinson Hyperlegible"/>
                <w:color w:val="0000FF"/>
              </w:rPr>
              <w:t>pelajar</w:t>
            </w:r>
            <w:proofErr w:type="spellEnd"/>
            <w:r w:rsidR="003F16F5">
              <w:rPr>
                <w:rFonts w:ascii="Atkinson Hyperlegible" w:eastAsia="Atkinson Hyperlegible" w:hAnsi="Atkinson Hyperlegible" w:cs="Atkinson Hyperlegible"/>
                <w:color w:val="0000FF"/>
              </w:rPr>
              <w:t xml:space="preserve"> </w:t>
            </w:r>
            <w:proofErr w:type="spellStart"/>
            <w:r w:rsidR="003F16F5">
              <w:rPr>
                <w:rFonts w:ascii="Atkinson Hyperlegible" w:eastAsia="Atkinson Hyperlegible" w:hAnsi="Atkinson Hyperlegible" w:cs="Atkinson Hyperlegible"/>
                <w:color w:val="0000FF"/>
              </w:rPr>
              <w:t>mencapai</w:t>
            </w:r>
            <w:proofErr w:type="spellEnd"/>
            <w:r w:rsidR="003F16F5">
              <w:rPr>
                <w:rFonts w:ascii="Atkinson Hyperlegible" w:eastAsia="Atkinson Hyperlegible" w:hAnsi="Atkinson Hyperlegible" w:cs="Atkinson Hyperlegible"/>
                <w:color w:val="0000FF"/>
              </w:rPr>
              <w:t xml:space="preserve"> Band 4 dan 4.5 </w:t>
            </w:r>
          </w:p>
        </w:tc>
      </w:tr>
      <w:tr w:rsidR="002609A7" w:rsidRPr="00787BF2" w14:paraId="2030D7FF" w14:textId="77777777">
        <w:trPr>
          <w:trHeight w:val="540"/>
        </w:trPr>
        <w:tc>
          <w:tcPr>
            <w:tcW w:w="13995" w:type="dxa"/>
            <w:gridSpan w:val="4"/>
            <w:vMerge w:val="restart"/>
            <w:tcMar>
              <w:top w:w="100" w:type="dxa"/>
              <w:left w:w="100" w:type="dxa"/>
              <w:bottom w:w="100" w:type="dxa"/>
              <w:right w:w="100" w:type="dxa"/>
            </w:tcMar>
          </w:tcPr>
          <w:p w14:paraId="2720F73F" w14:textId="77777777" w:rsidR="002609A7" w:rsidRDefault="00D34159">
            <w:pPr>
              <w:widowControl w:val="0"/>
              <w:spacing w:line="240" w:lineRule="auto"/>
              <w:rPr>
                <w:rFonts w:ascii="Atkinson Hyperlegible" w:eastAsia="Atkinson Hyperlegible" w:hAnsi="Atkinson Hyperlegible" w:cs="Atkinson Hyperlegible"/>
                <w:color w:val="0000FF"/>
                <w:sz w:val="20"/>
                <w:szCs w:val="20"/>
                <w:highlight w:val="white"/>
              </w:rPr>
            </w:pPr>
            <w:r>
              <w:rPr>
                <w:rFonts w:ascii="Montserrat" w:eastAsia="Montserrat" w:hAnsi="Montserrat" w:cs="Montserrat"/>
                <w:b/>
                <w:bCs/>
                <w:sz w:val="24"/>
                <w:szCs w:val="24"/>
              </w:rPr>
              <w:t xml:space="preserve">d) </w:t>
            </w:r>
            <w:proofErr w:type="spellStart"/>
            <w:r>
              <w:rPr>
                <w:rFonts w:ascii="Montserrat" w:eastAsia="Montserrat" w:hAnsi="Montserrat" w:cs="Montserrat"/>
                <w:b/>
                <w:bCs/>
                <w:sz w:val="24"/>
                <w:szCs w:val="24"/>
              </w:rPr>
              <w:t>Keberhasilan</w:t>
            </w:r>
            <w:proofErr w:type="spellEnd"/>
            <w:r>
              <w:rPr>
                <w:rFonts w:ascii="Montserrat" w:eastAsia="Montserrat" w:hAnsi="Montserrat" w:cs="Montserrat"/>
                <w:b/>
                <w:bCs/>
                <w:sz w:val="24"/>
                <w:szCs w:val="24"/>
              </w:rPr>
              <w:t xml:space="preserve"> Model </w:t>
            </w:r>
            <w:proofErr w:type="spellStart"/>
            <w:r>
              <w:rPr>
                <w:rFonts w:ascii="Montserrat" w:eastAsia="Montserrat" w:hAnsi="Montserrat" w:cs="Montserrat"/>
                <w:b/>
                <w:bCs/>
                <w:sz w:val="24"/>
                <w:szCs w:val="24"/>
              </w:rPr>
              <w:t>Logik</w:t>
            </w:r>
            <w:proofErr w:type="spellEnd"/>
          </w:p>
          <w:p w14:paraId="36B9F9D0" w14:textId="77777777" w:rsidR="002609A7" w:rsidRDefault="002609A7">
            <w:pPr>
              <w:widowControl w:val="0"/>
              <w:spacing w:line="240" w:lineRule="auto"/>
              <w:rPr>
                <w:rFonts w:ascii="Montserrat" w:eastAsia="Montserrat" w:hAnsi="Montserrat" w:cs="Montserrat"/>
                <w:b/>
                <w:bCs/>
                <w:sz w:val="24"/>
                <w:szCs w:val="24"/>
              </w:rPr>
            </w:pPr>
          </w:p>
          <w:p w14:paraId="17B176CF" w14:textId="77777777" w:rsidR="002609A7" w:rsidRDefault="00D34159">
            <w:pPr>
              <w:widowControl w:val="0"/>
              <w:spacing w:line="240" w:lineRule="auto"/>
              <w:rPr>
                <w:rFonts w:ascii="Montserrat" w:eastAsia="Montserrat" w:hAnsi="Montserrat" w:cs="Montserrat"/>
                <w:b/>
                <w:bCs/>
                <w:sz w:val="20"/>
                <w:szCs w:val="20"/>
                <w:highlight w:val="whit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b/>
                <w:bCs/>
                <w:i/>
                <w:iCs/>
                <w:color w:val="666666"/>
                <w:highlight w:val="white"/>
              </w:rPr>
              <w:t>Tuliskan</w:t>
            </w:r>
            <w:proofErr w:type="spellEnd"/>
            <w:r>
              <w:rPr>
                <w:rFonts w:ascii="Atkinson Hyperlegible" w:eastAsia="Atkinson Hyperlegible" w:hAnsi="Atkinson Hyperlegible" w:cs="Atkinson Hyperlegible"/>
                <w:b/>
                <w:bCs/>
                <w:i/>
                <w:iCs/>
                <w:color w:val="666666"/>
                <w:highlight w:val="white"/>
              </w:rPr>
              <w:t xml:space="preserve"> pada Model </w:t>
            </w:r>
            <w:proofErr w:type="spellStart"/>
            <w:r>
              <w:rPr>
                <w:rFonts w:ascii="Atkinson Hyperlegible" w:eastAsia="Atkinson Hyperlegible" w:hAnsi="Atkinson Hyperlegible" w:cs="Atkinson Hyperlegible"/>
                <w:b/>
                <w:bCs/>
                <w:i/>
                <w:iCs/>
                <w:color w:val="666666"/>
                <w:highlight w:val="white"/>
              </w:rPr>
              <w:t>Logik</w:t>
            </w:r>
            <w:proofErr w:type="spellEnd"/>
            <w:r>
              <w:rPr>
                <w:rFonts w:ascii="Atkinson Hyperlegible" w:eastAsia="Atkinson Hyperlegible" w:hAnsi="Atkinson Hyperlegible" w:cs="Atkinson Hyperlegible"/>
                <w:b/>
                <w:bCs/>
                <w:i/>
                <w:iCs/>
                <w:color w:val="666666"/>
                <w:highlight w:val="white"/>
              </w:rPr>
              <w:t xml:space="preserve"> di </w:t>
            </w:r>
            <w:proofErr w:type="spellStart"/>
            <w:r>
              <w:rPr>
                <w:rFonts w:ascii="Atkinson Hyperlegible" w:eastAsia="Atkinson Hyperlegible" w:hAnsi="Atkinson Hyperlegible" w:cs="Atkinson Hyperlegible"/>
                <w:b/>
                <w:bCs/>
                <w:i/>
                <w:iCs/>
                <w:color w:val="666666"/>
                <w:highlight w:val="white"/>
              </w:rPr>
              <w:t>Bahagian</w:t>
            </w:r>
            <w:proofErr w:type="spellEnd"/>
            <w:r>
              <w:rPr>
                <w:rFonts w:ascii="Atkinson Hyperlegible" w:eastAsia="Atkinson Hyperlegible" w:hAnsi="Atkinson Hyperlegible" w:cs="Atkinson Hyperlegible"/>
                <w:b/>
                <w:bCs/>
                <w:i/>
                <w:iCs/>
                <w:color w:val="666666"/>
                <w:highlight w:val="white"/>
              </w:rPr>
              <w:t xml:space="preserve"> 2b</w:t>
            </w:r>
            <w:r>
              <w:rPr>
                <w:rFonts w:ascii="Atkinson Hyperlegible" w:eastAsia="Atkinson Hyperlegible" w:hAnsi="Atkinson Hyperlegible" w:cs="Atkinson Hyperlegible"/>
                <w:i/>
                <w:iCs/>
                <w:color w:val="666666"/>
                <w:highlight w:val="white"/>
              </w:rPr>
              <w:t xml:space="preserve"> di </w:t>
            </w:r>
            <w:proofErr w:type="spellStart"/>
            <w:r>
              <w:rPr>
                <w:rFonts w:ascii="Atkinson Hyperlegible" w:eastAsia="Atkinson Hyperlegible" w:hAnsi="Atkinson Hyperlegible" w:cs="Atkinson Hyperlegible"/>
                <w:i/>
                <w:iCs/>
                <w:color w:val="666666"/>
                <w:highlight w:val="white"/>
              </w:rPr>
              <w:t>atas</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keputusan</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b/>
                <w:bCs/>
                <w:i/>
                <w:iCs/>
                <w:color w:val="666666"/>
                <w:highlight w:val="white"/>
              </w:rPr>
              <w:t>Hasil</w:t>
            </w:r>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u w:val="single"/>
              </w:rPr>
              <w:t>Aktiviti</w:t>
            </w:r>
            <w:proofErr w:type="spellEnd"/>
            <w:r>
              <w:rPr>
                <w:rFonts w:ascii="Atkinson Hyperlegible" w:eastAsia="Atkinson Hyperlegible" w:hAnsi="Atkinson Hyperlegible" w:cs="Atkinson Hyperlegible"/>
                <w:b/>
                <w:bCs/>
                <w:i/>
                <w:iCs/>
                <w:color w:val="666666"/>
                <w:highlight w:val="white"/>
                <w:u w:val="single"/>
              </w:rPr>
              <w:t>, Output, dan Outcome.</w:t>
            </w:r>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i/>
                <w:iCs/>
                <w:color w:val="666666"/>
                <w:highlight w:val="white"/>
              </w:rPr>
              <w:br/>
            </w:r>
            <w:proofErr w:type="spellStart"/>
            <w:r>
              <w:rPr>
                <w:rFonts w:ascii="Atkinson Hyperlegible" w:eastAsia="Atkinson Hyperlegible" w:hAnsi="Atkinson Hyperlegible" w:cs="Atkinson Hyperlegible"/>
                <w:i/>
                <w:iCs/>
                <w:color w:val="666666"/>
                <w:highlight w:val="white"/>
              </w:rPr>
              <w:t>Adakah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setiap</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indikator</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Tercapai</w:t>
            </w:r>
            <w:proofErr w:type="spellEnd"/>
            <w:r>
              <w:rPr>
                <w:rFonts w:ascii="Atkinson Hyperlegible" w:eastAsia="Atkinson Hyperlegible" w:hAnsi="Atkinson Hyperlegible" w:cs="Atkinson Hyperlegible"/>
                <w:i/>
                <w:iCs/>
                <w:color w:val="666666"/>
                <w:highlight w:val="white"/>
              </w:rPr>
              <w:t xml:space="preserve">, Tidak </w:t>
            </w:r>
            <w:proofErr w:type="spellStart"/>
            <w:r>
              <w:rPr>
                <w:rFonts w:ascii="Atkinson Hyperlegible" w:eastAsia="Atkinson Hyperlegible" w:hAnsi="Atkinson Hyperlegible" w:cs="Atkinson Hyperlegible"/>
                <w:i/>
                <w:iCs/>
                <w:color w:val="666666"/>
                <w:highlight w:val="white"/>
              </w:rPr>
              <w:t>dicapai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atau</w:t>
            </w:r>
            <w:proofErr w:type="spellEnd"/>
            <w:r>
              <w:rPr>
                <w:rFonts w:ascii="Atkinson Hyperlegible" w:eastAsia="Atkinson Hyperlegible" w:hAnsi="Atkinson Hyperlegible" w:cs="Atkinson Hyperlegible"/>
                <w:i/>
                <w:iCs/>
                <w:color w:val="666666"/>
                <w:highlight w:val="white"/>
              </w:rPr>
              <w:t xml:space="preserve"> Masih </w:t>
            </w:r>
            <w:proofErr w:type="spellStart"/>
            <w:r>
              <w:rPr>
                <w:rFonts w:ascii="Atkinson Hyperlegible" w:eastAsia="Atkinson Hyperlegible" w:hAnsi="Atkinson Hyperlegible" w:cs="Atkinson Hyperlegible"/>
                <w:i/>
                <w:iCs/>
                <w:color w:val="666666"/>
                <w:highlight w:val="white"/>
              </w:rPr>
              <w:t>dilaksanakan</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i/>
                <w:iCs/>
                <w:color w:val="666666"/>
                <w:highlight w:val="white"/>
              </w:rPr>
              <w:br/>
            </w:r>
            <w:r>
              <w:rPr>
                <w:rFonts w:ascii="Atkinson Hyperlegible" w:eastAsia="Atkinson Hyperlegible" w:hAnsi="Atkinson Hyperlegible" w:cs="Atkinson Hyperlegible"/>
                <w:i/>
                <w:iCs/>
                <w:color w:val="666666"/>
                <w:highlight w:val="white"/>
              </w:rPr>
              <w:br/>
            </w:r>
            <w:proofErr w:type="spellStart"/>
            <w:r>
              <w:rPr>
                <w:rFonts w:ascii="Atkinson Hyperlegible" w:eastAsia="Atkinson Hyperlegible" w:hAnsi="Atkinson Hyperlegible" w:cs="Atkinson Hyperlegible"/>
                <w:i/>
                <w:iCs/>
                <w:color w:val="666666"/>
                <w:highlight w:val="white"/>
              </w:rPr>
              <w:lastRenderedPageBreak/>
              <w:t>Contoh</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i/>
                <w:iCs/>
                <w:color w:val="666666"/>
                <w:highlight w:val="white"/>
              </w:rPr>
              <w:br/>
              <w:t xml:space="preserve">- </w:t>
            </w:r>
            <w:proofErr w:type="spellStart"/>
            <w:r>
              <w:rPr>
                <w:rFonts w:ascii="Atkinson Hyperlegible" w:eastAsia="Atkinson Hyperlegible" w:hAnsi="Atkinson Hyperlegible" w:cs="Atkinson Hyperlegible"/>
                <w:i/>
                <w:iCs/>
                <w:color w:val="666666"/>
                <w:highlight w:val="white"/>
              </w:rPr>
              <w:t>Aktiviti</w:t>
            </w:r>
            <w:proofErr w:type="spellEnd"/>
            <w:r>
              <w:rPr>
                <w:rFonts w:ascii="Atkinson Hyperlegible" w:eastAsia="Atkinson Hyperlegible" w:hAnsi="Atkinson Hyperlegible" w:cs="Atkinson Hyperlegible"/>
                <w:i/>
                <w:iCs/>
                <w:color w:val="666666"/>
                <w:highlight w:val="white"/>
              </w:rPr>
              <w:t xml:space="preserve">: 3 </w:t>
            </w:r>
            <w:proofErr w:type="spellStart"/>
            <w:r>
              <w:rPr>
                <w:rFonts w:ascii="Atkinson Hyperlegible" w:eastAsia="Atkinson Hyperlegible" w:hAnsi="Atkinson Hyperlegible" w:cs="Atkinson Hyperlegible"/>
                <w:i/>
                <w:iCs/>
                <w:color w:val="666666"/>
                <w:highlight w:val="white"/>
              </w:rPr>
              <w:t>bengkel</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latihan</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b/>
                <w:bCs/>
                <w:i/>
                <w:iCs/>
                <w:color w:val="666666"/>
                <w:highlight w:val="white"/>
              </w:rPr>
              <w:t xml:space="preserve"> Hasil: </w:t>
            </w:r>
            <w:proofErr w:type="spellStart"/>
            <w:r>
              <w:rPr>
                <w:rFonts w:ascii="Atkinson Hyperlegible" w:eastAsia="Atkinson Hyperlegible" w:hAnsi="Atkinson Hyperlegible" w:cs="Atkinson Hyperlegible"/>
                <w:b/>
                <w:bCs/>
                <w:i/>
                <w:iCs/>
                <w:color w:val="666666"/>
                <w:highlight w:val="white"/>
              </w:rPr>
              <w:t>Tercapai</w:t>
            </w:r>
            <w:proofErr w:type="spellEnd"/>
            <w:r>
              <w:rPr>
                <w:rFonts w:ascii="Atkinson Hyperlegible" w:eastAsia="Atkinson Hyperlegible" w:hAnsi="Atkinson Hyperlegible" w:cs="Atkinson Hyperlegible"/>
                <w:i/>
                <w:iCs/>
                <w:color w:val="666666"/>
                <w:highlight w:val="white"/>
              </w:rPr>
              <w:br/>
              <w:t xml:space="preserve">- Output: 80% </w:t>
            </w:r>
            <w:proofErr w:type="spellStart"/>
            <w:r>
              <w:rPr>
                <w:rFonts w:ascii="Atkinson Hyperlegible" w:eastAsia="Atkinson Hyperlegible" w:hAnsi="Atkinson Hyperlegible" w:cs="Atkinson Hyperlegible"/>
                <w:i/>
                <w:iCs/>
                <w:color w:val="666666"/>
                <w:highlight w:val="white"/>
              </w:rPr>
              <w:t>kehadiran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ahli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kelab</w:t>
            </w:r>
            <w:proofErr w:type="spellEnd"/>
            <w:r>
              <w:rPr>
                <w:rFonts w:ascii="Atkinson Hyperlegible" w:eastAsia="Atkinson Hyperlegible" w:hAnsi="Atkinson Hyperlegible" w:cs="Atkinson Hyperlegible"/>
                <w:i/>
                <w:iCs/>
                <w:color w:val="666666"/>
                <w:highlight w:val="white"/>
              </w:rPr>
              <w:t xml:space="preserve"> - </w:t>
            </w:r>
            <w:r>
              <w:rPr>
                <w:rFonts w:ascii="Atkinson Hyperlegible" w:eastAsia="Atkinson Hyperlegible" w:hAnsi="Atkinson Hyperlegible" w:cs="Atkinson Hyperlegible"/>
                <w:b/>
                <w:bCs/>
                <w:i/>
                <w:iCs/>
                <w:color w:val="666666"/>
                <w:highlight w:val="white"/>
              </w:rPr>
              <w:t xml:space="preserve">Hasil: Tidak </w:t>
            </w:r>
            <w:proofErr w:type="spellStart"/>
            <w:r>
              <w:rPr>
                <w:rFonts w:ascii="Atkinson Hyperlegible" w:eastAsia="Atkinson Hyperlegible" w:hAnsi="Atkinson Hyperlegible" w:cs="Atkinson Hyperlegible"/>
                <w:b/>
                <w:bCs/>
                <w:i/>
                <w:iCs/>
                <w:color w:val="666666"/>
                <w:highlight w:val="white"/>
              </w:rPr>
              <w:t>tercapai</w:t>
            </w:r>
            <w:proofErr w:type="spellEnd"/>
            <w:r>
              <w:rPr>
                <w:rFonts w:ascii="Atkinson Hyperlegible" w:eastAsia="Atkinson Hyperlegible" w:hAnsi="Atkinson Hyperlegible" w:cs="Atkinson Hyperlegible"/>
                <w:b/>
                <w:bCs/>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hanya</w:t>
            </w:r>
            <w:proofErr w:type="spellEnd"/>
            <w:r>
              <w:rPr>
                <w:rFonts w:ascii="Atkinson Hyperlegible" w:eastAsia="Atkinson Hyperlegible" w:hAnsi="Atkinson Hyperlegible" w:cs="Atkinson Hyperlegible"/>
                <w:b/>
                <w:bCs/>
                <w:i/>
                <w:iCs/>
                <w:color w:val="666666"/>
                <w:highlight w:val="white"/>
              </w:rPr>
              <w:t xml:space="preserve"> 65%</w:t>
            </w:r>
            <w:r>
              <w:rPr>
                <w:rFonts w:ascii="Atkinson Hyperlegible" w:eastAsia="Atkinson Hyperlegible" w:hAnsi="Atkinson Hyperlegible" w:cs="Atkinson Hyperlegible"/>
                <w:i/>
                <w:iCs/>
                <w:color w:val="666666"/>
                <w:highlight w:val="white"/>
              </w:rPr>
              <w:br/>
              <w:t xml:space="preserve">- Outcome: 20% murid </w:t>
            </w:r>
            <w:proofErr w:type="spellStart"/>
            <w:r>
              <w:rPr>
                <w:rFonts w:ascii="Atkinson Hyperlegible" w:eastAsia="Atkinson Hyperlegible" w:hAnsi="Atkinson Hyperlegible" w:cs="Atkinson Hyperlegible"/>
                <w:i/>
                <w:iCs/>
                <w:color w:val="666666"/>
                <w:highlight w:val="white"/>
              </w:rPr>
              <w:t>capai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skor</w:t>
            </w:r>
            <w:proofErr w:type="spellEnd"/>
            <w:r>
              <w:rPr>
                <w:rFonts w:ascii="Atkinson Hyperlegible" w:eastAsia="Atkinson Hyperlegible" w:hAnsi="Atkinson Hyperlegible" w:cs="Atkinson Hyperlegible"/>
                <w:i/>
                <w:iCs/>
                <w:color w:val="666666"/>
                <w:highlight w:val="white"/>
              </w:rPr>
              <w:t xml:space="preserve"> minima Sejarah - </w:t>
            </w:r>
            <w:r>
              <w:rPr>
                <w:rFonts w:ascii="Atkinson Hyperlegible" w:eastAsia="Atkinson Hyperlegible" w:hAnsi="Atkinson Hyperlegible" w:cs="Atkinson Hyperlegible"/>
                <w:b/>
                <w:bCs/>
                <w:i/>
                <w:iCs/>
                <w:color w:val="666666"/>
                <w:highlight w:val="white"/>
              </w:rPr>
              <w:t xml:space="preserve">Hasil: 15% </w:t>
            </w:r>
            <w:proofErr w:type="spellStart"/>
            <w:r>
              <w:rPr>
                <w:rFonts w:ascii="Atkinson Hyperlegible" w:eastAsia="Atkinson Hyperlegible" w:hAnsi="Atkinson Hyperlegible" w:cs="Atkinson Hyperlegible"/>
                <w:b/>
                <w:bCs/>
                <w:i/>
                <w:iCs/>
                <w:color w:val="666666"/>
                <w:highlight w:val="white"/>
              </w:rPr>
              <w:t>sekarang</w:t>
            </w:r>
            <w:proofErr w:type="spellEnd"/>
            <w:r>
              <w:rPr>
                <w:rFonts w:ascii="Atkinson Hyperlegible" w:eastAsia="Atkinson Hyperlegible" w:hAnsi="Atkinson Hyperlegible" w:cs="Atkinson Hyperlegible"/>
                <w:b/>
                <w:bCs/>
                <w:i/>
                <w:iCs/>
                <w:color w:val="666666"/>
                <w:highlight w:val="white"/>
              </w:rPr>
              <w:t>,</w:t>
            </w:r>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b/>
                <w:bCs/>
                <w:i/>
                <w:iCs/>
                <w:color w:val="666666"/>
                <w:highlight w:val="white"/>
              </w:rPr>
              <w:t xml:space="preserve">Masih </w:t>
            </w:r>
            <w:proofErr w:type="spellStart"/>
            <w:r>
              <w:rPr>
                <w:rFonts w:ascii="Atkinson Hyperlegible" w:eastAsia="Atkinson Hyperlegible" w:hAnsi="Atkinson Hyperlegible" w:cs="Atkinson Hyperlegible"/>
                <w:b/>
                <w:bCs/>
                <w:i/>
                <w:iCs/>
                <w:color w:val="666666"/>
                <w:highlight w:val="white"/>
              </w:rPr>
              <w:t>dilaksanakan</w:t>
            </w:r>
            <w:proofErr w:type="spellEnd"/>
            <w:r>
              <w:rPr>
                <w:rFonts w:ascii="Atkinson Hyperlegible" w:eastAsia="Atkinson Hyperlegible" w:hAnsi="Atkinson Hyperlegible" w:cs="Atkinson Hyperlegible"/>
                <w:b/>
                <w:bCs/>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hingga</w:t>
            </w:r>
            <w:proofErr w:type="spellEnd"/>
            <w:r>
              <w:rPr>
                <w:rFonts w:ascii="Atkinson Hyperlegible" w:eastAsia="Atkinson Hyperlegible" w:hAnsi="Atkinson Hyperlegible" w:cs="Atkinson Hyperlegible"/>
                <w:b/>
                <w:bCs/>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akhir</w:t>
            </w:r>
            <w:proofErr w:type="spellEnd"/>
            <w:r>
              <w:rPr>
                <w:rFonts w:ascii="Atkinson Hyperlegible" w:eastAsia="Atkinson Hyperlegible" w:hAnsi="Atkinson Hyperlegible" w:cs="Atkinson Hyperlegible"/>
                <w:b/>
                <w:bCs/>
                <w:i/>
                <w:iCs/>
                <w:color w:val="666666"/>
                <w:highlight w:val="white"/>
              </w:rPr>
              <w:t xml:space="preserve"> </w:t>
            </w:r>
            <w:proofErr w:type="spellStart"/>
            <w:r>
              <w:rPr>
                <w:rFonts w:ascii="Atkinson Hyperlegible" w:eastAsia="Atkinson Hyperlegible" w:hAnsi="Atkinson Hyperlegible" w:cs="Atkinson Hyperlegible"/>
                <w:b/>
                <w:bCs/>
                <w:i/>
                <w:iCs/>
                <w:color w:val="666666"/>
                <w:highlight w:val="white"/>
              </w:rPr>
              <w:t>tahun</w:t>
            </w:r>
            <w:proofErr w:type="spellEnd"/>
          </w:p>
          <w:p w14:paraId="721D6752" w14:textId="77777777" w:rsidR="00CC442E" w:rsidRDefault="00CC442E" w:rsidP="00CC442E">
            <w:pPr>
              <w:widowControl w:val="0"/>
              <w:spacing w:line="240" w:lineRule="auto"/>
              <w:rPr>
                <w:rFonts w:ascii="Atkinson Hyperlegible" w:eastAsia="Atkinson Hyperlegible" w:hAnsi="Atkinson Hyperlegible" w:cs="Atkinson Hyperlegible"/>
                <w:color w:val="0000FF"/>
                <w:lang w:val="fi-FI"/>
              </w:rPr>
            </w:pPr>
            <w:r w:rsidRPr="00A1475D">
              <w:rPr>
                <w:rFonts w:ascii="Atkinson Hyperlegible" w:eastAsia="Atkinson Hyperlegible" w:hAnsi="Atkinson Hyperlegible" w:cs="Atkinson Hyperlegible"/>
                <w:color w:val="0000FF"/>
                <w:lang w:val="fi-FI"/>
              </w:rPr>
              <w:t xml:space="preserve">Jawapan: </w:t>
            </w:r>
            <w:r>
              <w:rPr>
                <w:rFonts w:ascii="Atkinson Hyperlegible" w:eastAsia="Atkinson Hyperlegible" w:hAnsi="Atkinson Hyperlegible" w:cs="Atkinson Hyperlegible"/>
                <w:color w:val="0000FF"/>
                <w:lang w:val="fi-FI"/>
              </w:rPr>
              <w:t>1.</w:t>
            </w:r>
            <w:r w:rsidRPr="00A1475D">
              <w:rPr>
                <w:rFonts w:ascii="Atkinson Hyperlegible" w:eastAsia="Atkinson Hyperlegible" w:hAnsi="Atkinson Hyperlegible" w:cs="Atkinson Hyperlegible"/>
                <w:color w:val="0000FF"/>
                <w:lang w:val="fi-FI"/>
              </w:rPr>
              <w:t>Aktiviti pelajar menulis s</w:t>
            </w:r>
            <w:r>
              <w:rPr>
                <w:rFonts w:ascii="Atkinson Hyperlegible" w:eastAsia="Atkinson Hyperlegible" w:hAnsi="Atkinson Hyperlegible" w:cs="Atkinson Hyperlegible"/>
                <w:color w:val="0000FF"/>
                <w:lang w:val="fi-FI"/>
              </w:rPr>
              <w:t xml:space="preserve">emula esei dua hari selepas menduduki MUET.  </w:t>
            </w:r>
            <w:r w:rsidRPr="00F42A61">
              <w:rPr>
                <w:rFonts w:ascii="Atkinson Hyperlegible" w:eastAsia="Atkinson Hyperlegible" w:hAnsi="Atkinson Hyperlegible" w:cs="Atkinson Hyperlegible"/>
                <w:color w:val="0000FF"/>
                <w:lang w:val="fi-FI"/>
              </w:rPr>
              <w:t>Hasil: Terc</w:t>
            </w:r>
            <w:r>
              <w:rPr>
                <w:rFonts w:ascii="Atkinson Hyperlegible" w:eastAsia="Atkinson Hyperlegible" w:hAnsi="Atkinson Hyperlegible" w:cs="Atkinson Hyperlegible"/>
                <w:color w:val="0000FF"/>
                <w:lang w:val="fi-FI"/>
              </w:rPr>
              <w:t>apai</w:t>
            </w:r>
            <w:r w:rsidRPr="00F42A61">
              <w:rPr>
                <w:rFonts w:ascii="Atkinson Hyperlegible" w:eastAsia="Atkinson Hyperlegible" w:hAnsi="Atkinson Hyperlegible" w:cs="Atkinson Hyperlegible"/>
                <w:color w:val="0000FF"/>
                <w:lang w:val="fi-FI"/>
              </w:rPr>
              <w:br/>
              <w:t xml:space="preserve">Output: </w:t>
            </w:r>
            <w:r>
              <w:rPr>
                <w:rFonts w:ascii="Atkinson Hyperlegible" w:eastAsia="Atkinson Hyperlegible" w:hAnsi="Atkinson Hyperlegible" w:cs="Atkinson Hyperlegible"/>
                <w:color w:val="0000FF"/>
                <w:lang w:val="fi-FI"/>
              </w:rPr>
              <w:t>D</w:t>
            </w:r>
            <w:r w:rsidRPr="00F42A61">
              <w:rPr>
                <w:rFonts w:ascii="Atkinson Hyperlegible" w:eastAsia="Atkinson Hyperlegible" w:hAnsi="Atkinson Hyperlegible" w:cs="Atkinson Hyperlegible"/>
                <w:color w:val="0000FF"/>
                <w:lang w:val="fi-FI"/>
              </w:rPr>
              <w:t xml:space="preserve">aripada 40 pelajar, 38 pelajar mendapat Band yang sama dalam keputusan MUET sebenar. </w:t>
            </w:r>
            <w:r w:rsidRPr="00716F6E">
              <w:rPr>
                <w:rFonts w:ascii="Atkinson Hyperlegible" w:eastAsia="Atkinson Hyperlegible" w:hAnsi="Atkinson Hyperlegible" w:cs="Atkinson Hyperlegible"/>
                <w:color w:val="0000FF"/>
                <w:lang w:val="fi-FI"/>
              </w:rPr>
              <w:t>Hanya 2 pelajar yang memberi keputusan Band yang jauh lebih baik daripa</w:t>
            </w:r>
            <w:r>
              <w:rPr>
                <w:rFonts w:ascii="Atkinson Hyperlegible" w:eastAsia="Atkinson Hyperlegible" w:hAnsi="Atkinson Hyperlegible" w:cs="Atkinson Hyperlegible"/>
                <w:color w:val="0000FF"/>
                <w:lang w:val="fi-FI"/>
              </w:rPr>
              <w:t>da keputusan sebenar. Ini mungkin disebabkan dua pelajar ini sudah membuat rujukan selepas peperiksaan MUET dan membuat penambahbaikan sebelum pelajar menulis semula esei semula untuk kajian saya. Hasil: Tercapai</w:t>
            </w:r>
          </w:p>
          <w:p w14:paraId="6D11AB06" w14:textId="77777777" w:rsidR="00CC442E" w:rsidRPr="00CC442E" w:rsidRDefault="00CC442E" w:rsidP="00CC442E">
            <w:pPr>
              <w:widowControl w:val="0"/>
              <w:spacing w:line="240" w:lineRule="auto"/>
              <w:rPr>
                <w:rFonts w:ascii="Atkinson Hyperlegible" w:eastAsia="Atkinson Hyperlegible" w:hAnsi="Atkinson Hyperlegible" w:cs="Atkinson Hyperlegible"/>
                <w:color w:val="0000FF"/>
                <w:lang w:val="fi-FI"/>
              </w:rPr>
            </w:pPr>
            <w:r w:rsidRPr="00CC442E">
              <w:rPr>
                <w:rFonts w:ascii="Atkinson Hyperlegible" w:eastAsia="Atkinson Hyperlegible" w:hAnsi="Atkinson Hyperlegible" w:cs="Atkinson Hyperlegible"/>
                <w:color w:val="0000FF"/>
                <w:lang w:val="fi-FI"/>
              </w:rPr>
              <w:t>Outcome: Penggunaan penyemak menggunakan Chatgpt adalah sah (Jika ada</w:t>
            </w:r>
            <w:r>
              <w:rPr>
                <w:rFonts w:ascii="Atkinson Hyperlegible" w:eastAsia="Atkinson Hyperlegible" w:hAnsi="Atkinson Hyperlegible" w:cs="Atkinson Hyperlegible"/>
                <w:color w:val="0000FF"/>
                <w:lang w:val="fi-FI"/>
              </w:rPr>
              <w:t xml:space="preserve"> prompt penyemakan yang sah)</w:t>
            </w:r>
          </w:p>
          <w:p w14:paraId="0E27994D" w14:textId="77777777" w:rsidR="002609A7" w:rsidRPr="00CC442E"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tc>
      </w:tr>
      <w:tr w:rsidR="002609A7" w:rsidRPr="00787BF2" w14:paraId="4AB04C13" w14:textId="77777777">
        <w:trPr>
          <w:trHeight w:val="540"/>
        </w:trPr>
        <w:tc>
          <w:tcPr>
            <w:tcW w:w="13995" w:type="dxa"/>
            <w:gridSpan w:val="4"/>
            <w:vMerge/>
            <w:tcMar>
              <w:top w:w="100" w:type="dxa"/>
              <w:left w:w="100" w:type="dxa"/>
              <w:bottom w:w="100" w:type="dxa"/>
              <w:right w:w="100" w:type="dxa"/>
            </w:tcMar>
          </w:tcPr>
          <w:p w14:paraId="0CDB0DE2" w14:textId="77777777" w:rsidR="002609A7" w:rsidRPr="00CC442E"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tc>
      </w:tr>
      <w:tr w:rsidR="002609A7" w:rsidRPr="00CC442E" w14:paraId="7BC738D4" w14:textId="77777777">
        <w:trPr>
          <w:trHeight w:val="540"/>
        </w:trPr>
        <w:tc>
          <w:tcPr>
            <w:tcW w:w="13995" w:type="dxa"/>
            <w:gridSpan w:val="4"/>
            <w:tcMar>
              <w:top w:w="100" w:type="dxa"/>
              <w:left w:w="100" w:type="dxa"/>
              <w:bottom w:w="100" w:type="dxa"/>
              <w:right w:w="100" w:type="dxa"/>
            </w:tcMar>
          </w:tcPr>
          <w:p w14:paraId="68635ED9" w14:textId="77777777" w:rsidR="002609A7" w:rsidRDefault="00D34159">
            <w:pPr>
              <w:widowControl w:val="0"/>
              <w:spacing w:line="240" w:lineRule="auto"/>
              <w:rPr>
                <w:rFonts w:ascii="Montserrat" w:eastAsia="Montserrat" w:hAnsi="Montserrat" w:cs="Montserrat"/>
                <w:b/>
                <w:bCs/>
                <w:sz w:val="24"/>
                <w:szCs w:val="24"/>
              </w:rPr>
            </w:pPr>
            <w:r>
              <w:rPr>
                <w:rFonts w:ascii="Montserrat" w:eastAsia="Montserrat" w:hAnsi="Montserrat" w:cs="Montserrat"/>
                <w:b/>
                <w:bCs/>
                <w:sz w:val="24"/>
                <w:szCs w:val="24"/>
              </w:rPr>
              <w:t xml:space="preserve">e) </w:t>
            </w:r>
            <w:proofErr w:type="spellStart"/>
            <w:r>
              <w:rPr>
                <w:rFonts w:ascii="Montserrat" w:eastAsia="Montserrat" w:hAnsi="Montserrat" w:cs="Montserrat"/>
                <w:b/>
                <w:bCs/>
                <w:sz w:val="24"/>
                <w:szCs w:val="24"/>
              </w:rPr>
              <w:t>Refleksi</w:t>
            </w:r>
            <w:proofErr w:type="spellEnd"/>
          </w:p>
          <w:p w14:paraId="473AA4E4" w14:textId="77777777" w:rsidR="002609A7" w:rsidRDefault="00D34159">
            <w:pPr>
              <w:widowControl w:val="0"/>
              <w:numPr>
                <w:ilvl w:val="0"/>
                <w:numId w:val="12"/>
              </w:numPr>
              <w:spacing w:line="240" w:lineRule="auto"/>
              <w:rPr>
                <w:rFonts w:ascii="Atkinson Hyperlegible" w:eastAsia="Atkinson Hyperlegible" w:hAnsi="Atkinson Hyperlegible" w:cs="Atkinson Hyperlegible"/>
                <w:i/>
                <w:iCs/>
                <w:color w:val="666666"/>
              </w:rPr>
            </w:pPr>
            <w:proofErr w:type="spellStart"/>
            <w:r>
              <w:rPr>
                <w:rFonts w:ascii="Atkinson Hyperlegible" w:eastAsia="Atkinson Hyperlegible" w:hAnsi="Atkinson Hyperlegible" w:cs="Atkinson Hyperlegible"/>
                <w:i/>
                <w:iCs/>
                <w:color w:val="666666"/>
              </w:rPr>
              <w:t>Apakah</w:t>
            </w:r>
            <w:proofErr w:type="spellEnd"/>
            <w:r>
              <w:rPr>
                <w:rFonts w:ascii="Atkinson Hyperlegible" w:eastAsia="Atkinson Hyperlegible" w:hAnsi="Atkinson Hyperlegible" w:cs="Atkinson Hyperlegible"/>
                <w:i/>
                <w:iCs/>
                <w:color w:val="666666"/>
              </w:rPr>
              <w:t xml:space="preserve"> yang </w:t>
            </w:r>
            <w:proofErr w:type="spellStart"/>
            <w:r>
              <w:rPr>
                <w:rFonts w:ascii="Atkinson Hyperlegible" w:eastAsia="Atkinson Hyperlegible" w:hAnsi="Atkinson Hyperlegible" w:cs="Atkinson Hyperlegible"/>
                <w:i/>
                <w:iCs/>
                <w:color w:val="666666"/>
              </w:rPr>
              <w:t>berkesan</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dalam</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projek</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ini</w:t>
            </w:r>
            <w:proofErr w:type="spellEnd"/>
            <w:r>
              <w:rPr>
                <w:rFonts w:ascii="Atkinson Hyperlegible" w:eastAsia="Atkinson Hyperlegible" w:hAnsi="Atkinson Hyperlegible" w:cs="Atkinson Hyperlegible"/>
                <w:i/>
                <w:iCs/>
                <w:color w:val="666666"/>
              </w:rPr>
              <w:t xml:space="preserve"> dan </w:t>
            </w:r>
            <w:proofErr w:type="spellStart"/>
            <w:r>
              <w:rPr>
                <w:rFonts w:ascii="Atkinson Hyperlegible" w:eastAsia="Atkinson Hyperlegible" w:hAnsi="Atkinson Hyperlegible" w:cs="Atkinson Hyperlegible"/>
                <w:i/>
                <w:iCs/>
                <w:color w:val="666666"/>
              </w:rPr>
              <w:t>harus</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dikekalkan</w:t>
            </w:r>
            <w:proofErr w:type="spellEnd"/>
            <w:r>
              <w:rPr>
                <w:rFonts w:ascii="Atkinson Hyperlegible" w:eastAsia="Atkinson Hyperlegible" w:hAnsi="Atkinson Hyperlegible" w:cs="Atkinson Hyperlegible"/>
                <w:i/>
                <w:iCs/>
                <w:color w:val="666666"/>
              </w:rPr>
              <w:t>?</w:t>
            </w:r>
          </w:p>
          <w:p w14:paraId="2FD4948C" w14:textId="77777777" w:rsidR="002609A7" w:rsidRDefault="00D34159">
            <w:pPr>
              <w:widowControl w:val="0"/>
              <w:numPr>
                <w:ilvl w:val="0"/>
                <w:numId w:val="12"/>
              </w:numPr>
              <w:spacing w:line="240" w:lineRule="auto"/>
              <w:rPr>
                <w:rFonts w:ascii="Atkinson Hyperlegible" w:eastAsia="Atkinson Hyperlegible" w:hAnsi="Atkinson Hyperlegible" w:cs="Atkinson Hyperlegible"/>
                <w:i/>
                <w:iCs/>
                <w:color w:val="666666"/>
              </w:rPr>
            </w:pPr>
            <w:proofErr w:type="spellStart"/>
            <w:r>
              <w:rPr>
                <w:rFonts w:ascii="Atkinson Hyperlegible" w:eastAsia="Atkinson Hyperlegible" w:hAnsi="Atkinson Hyperlegible" w:cs="Atkinson Hyperlegible"/>
                <w:i/>
                <w:iCs/>
                <w:color w:val="666666"/>
              </w:rPr>
              <w:t>Apakah</w:t>
            </w:r>
            <w:proofErr w:type="spellEnd"/>
            <w:r>
              <w:rPr>
                <w:rFonts w:ascii="Atkinson Hyperlegible" w:eastAsia="Atkinson Hyperlegible" w:hAnsi="Atkinson Hyperlegible" w:cs="Atkinson Hyperlegible"/>
                <w:i/>
                <w:iCs/>
                <w:color w:val="666666"/>
              </w:rPr>
              <w:t xml:space="preserve"> yang </w:t>
            </w:r>
            <w:proofErr w:type="spellStart"/>
            <w:r>
              <w:rPr>
                <w:rFonts w:ascii="Atkinson Hyperlegible" w:eastAsia="Atkinson Hyperlegible" w:hAnsi="Atkinson Hyperlegible" w:cs="Atkinson Hyperlegible"/>
                <w:i/>
                <w:iCs/>
                <w:color w:val="666666"/>
              </w:rPr>
              <w:t>boleh</w:t>
            </w:r>
            <w:proofErr w:type="spellEnd"/>
            <w:r>
              <w:rPr>
                <w:rFonts w:ascii="Atkinson Hyperlegible" w:eastAsia="Atkinson Hyperlegible" w:hAnsi="Atkinson Hyperlegible" w:cs="Atkinson Hyperlegible"/>
                <w:i/>
                <w:iCs/>
                <w:color w:val="666666"/>
              </w:rPr>
              <w:t xml:space="preserve"> </w:t>
            </w:r>
            <w:proofErr w:type="spellStart"/>
            <w:r>
              <w:rPr>
                <w:rFonts w:ascii="Atkinson Hyperlegible" w:eastAsia="Atkinson Hyperlegible" w:hAnsi="Atkinson Hyperlegible" w:cs="Atkinson Hyperlegible"/>
                <w:i/>
                <w:iCs/>
                <w:color w:val="666666"/>
              </w:rPr>
              <w:t>diperbaiki</w:t>
            </w:r>
            <w:proofErr w:type="spellEnd"/>
            <w:r>
              <w:rPr>
                <w:rFonts w:ascii="Atkinson Hyperlegible" w:eastAsia="Atkinson Hyperlegible" w:hAnsi="Atkinson Hyperlegible" w:cs="Atkinson Hyperlegible"/>
                <w:i/>
                <w:iCs/>
                <w:color w:val="666666"/>
              </w:rPr>
              <w:t>?</w:t>
            </w:r>
          </w:p>
          <w:p w14:paraId="095390E9" w14:textId="77777777" w:rsidR="002609A7" w:rsidRPr="00C13CEC" w:rsidRDefault="00D34159">
            <w:pPr>
              <w:widowControl w:val="0"/>
              <w:numPr>
                <w:ilvl w:val="0"/>
                <w:numId w:val="12"/>
              </w:numPr>
              <w:spacing w:line="240" w:lineRule="auto"/>
              <w:rPr>
                <w:rFonts w:ascii="Atkinson Hyperlegible" w:eastAsia="Atkinson Hyperlegible" w:hAnsi="Atkinson Hyperlegible" w:cs="Atkinson Hyperlegible"/>
                <w:i/>
                <w:iCs/>
                <w:color w:val="666666"/>
                <w:lang w:val="fi-FI"/>
              </w:rPr>
            </w:pPr>
            <w:r w:rsidRPr="00C13CEC">
              <w:rPr>
                <w:rFonts w:ascii="Atkinson Hyperlegible" w:eastAsia="Atkinson Hyperlegible" w:hAnsi="Atkinson Hyperlegible" w:cs="Atkinson Hyperlegible"/>
                <w:i/>
                <w:iCs/>
                <w:color w:val="666666"/>
                <w:lang w:val="fi-FI"/>
              </w:rPr>
              <w:t xml:space="preserve">Apakah yang anda pelajari tentang kepimpinan diri sendiri melalui pelaksanaan projek ini? </w:t>
            </w:r>
          </w:p>
          <w:p w14:paraId="65EAEA26" w14:textId="77777777" w:rsidR="002609A7" w:rsidRPr="00C13CEC" w:rsidRDefault="002609A7">
            <w:pPr>
              <w:widowControl w:val="0"/>
              <w:spacing w:line="240" w:lineRule="auto"/>
              <w:rPr>
                <w:rFonts w:ascii="Atkinson Hyperlegible" w:eastAsia="Atkinson Hyperlegible" w:hAnsi="Atkinson Hyperlegible" w:cs="Atkinson Hyperlegible"/>
                <w:color w:val="0000FF"/>
                <w:lang w:val="fi-FI"/>
              </w:rPr>
            </w:pPr>
          </w:p>
          <w:p w14:paraId="002593CB" w14:textId="46519EA4" w:rsidR="002609A7" w:rsidRPr="00CC442E" w:rsidRDefault="00716F6E">
            <w:pPr>
              <w:widowControl w:val="0"/>
              <w:spacing w:line="240" w:lineRule="auto"/>
              <w:rPr>
                <w:rFonts w:ascii="Atkinson Hyperlegible" w:eastAsia="Atkinson Hyperlegible" w:hAnsi="Atkinson Hyperlegible" w:cs="Atkinson Hyperlegible"/>
                <w:color w:val="0000FF"/>
                <w:lang w:val="en-MY"/>
              </w:rPr>
            </w:pPr>
            <w:r w:rsidRPr="00BB7825">
              <w:rPr>
                <w:rFonts w:ascii="Atkinson Hyperlegible" w:eastAsia="Atkinson Hyperlegible" w:hAnsi="Atkinson Hyperlegible" w:cs="Atkinson Hyperlegible"/>
                <w:color w:val="0000FF"/>
                <w:lang w:val="fi-FI"/>
              </w:rPr>
              <w:t xml:space="preserve"> </w:t>
            </w:r>
            <w:r w:rsidR="00CC442E" w:rsidRPr="00CC442E">
              <w:rPr>
                <w:rFonts w:ascii="Atkinson Hyperlegible" w:eastAsia="Atkinson Hyperlegible" w:hAnsi="Atkinson Hyperlegible" w:cs="Atkinson Hyperlegible"/>
                <w:color w:val="0000FF"/>
                <w:lang w:val="en-MY"/>
              </w:rPr>
              <w:t xml:space="preserve">1, </w:t>
            </w:r>
            <w:proofErr w:type="spellStart"/>
            <w:r w:rsidR="00CC442E" w:rsidRPr="00CC442E">
              <w:rPr>
                <w:rFonts w:ascii="Atkinson Hyperlegible" w:eastAsia="Atkinson Hyperlegible" w:hAnsi="Atkinson Hyperlegible" w:cs="Atkinson Hyperlegible"/>
                <w:color w:val="0000FF"/>
                <w:lang w:val="en-MY"/>
              </w:rPr>
              <w:t>Penyemakan</w:t>
            </w:r>
            <w:proofErr w:type="spellEnd"/>
            <w:r w:rsidR="00CC442E" w:rsidRPr="00CC442E">
              <w:rPr>
                <w:rFonts w:ascii="Atkinson Hyperlegible" w:eastAsia="Atkinson Hyperlegible" w:hAnsi="Atkinson Hyperlegible" w:cs="Atkinson Hyperlegible"/>
                <w:color w:val="0000FF"/>
                <w:lang w:val="en-MY"/>
              </w:rPr>
              <w:t xml:space="preserve"> yang </w:t>
            </w:r>
            <w:proofErr w:type="spellStart"/>
            <w:r w:rsidR="00CC442E" w:rsidRPr="00CC442E">
              <w:rPr>
                <w:rFonts w:ascii="Atkinson Hyperlegible" w:eastAsia="Atkinson Hyperlegible" w:hAnsi="Atkinson Hyperlegible" w:cs="Atkinson Hyperlegible"/>
                <w:color w:val="0000FF"/>
                <w:lang w:val="en-MY"/>
              </w:rPr>
              <w:t>berkesan</w:t>
            </w:r>
            <w:proofErr w:type="spellEnd"/>
            <w:r w:rsidR="00CC442E" w:rsidRPr="00CC442E">
              <w:rPr>
                <w:rFonts w:ascii="Atkinson Hyperlegible" w:eastAsia="Atkinson Hyperlegible" w:hAnsi="Atkinson Hyperlegible" w:cs="Atkinson Hyperlegible"/>
                <w:color w:val="0000FF"/>
                <w:lang w:val="en-MY"/>
              </w:rPr>
              <w:t xml:space="preserve"> dan </w:t>
            </w:r>
            <w:proofErr w:type="spellStart"/>
            <w:r w:rsidR="00CC442E" w:rsidRPr="00CC442E">
              <w:rPr>
                <w:rFonts w:ascii="Atkinson Hyperlegible" w:eastAsia="Atkinson Hyperlegible" w:hAnsi="Atkinson Hyperlegible" w:cs="Atkinson Hyperlegible"/>
                <w:color w:val="0000FF"/>
                <w:lang w:val="en-MY"/>
              </w:rPr>
              <w:t>pelajar</w:t>
            </w:r>
            <w:proofErr w:type="spellEnd"/>
            <w:r w:rsidR="00CC442E" w:rsidRPr="00CC442E">
              <w:rPr>
                <w:rFonts w:ascii="Atkinson Hyperlegible" w:eastAsia="Atkinson Hyperlegible" w:hAnsi="Atkinson Hyperlegible" w:cs="Atkinson Hyperlegible"/>
                <w:color w:val="0000FF"/>
                <w:lang w:val="en-MY"/>
              </w:rPr>
              <w:t xml:space="preserve"> </w:t>
            </w:r>
            <w:proofErr w:type="spellStart"/>
            <w:r w:rsidR="00CC442E" w:rsidRPr="00CC442E">
              <w:rPr>
                <w:rFonts w:ascii="Atkinson Hyperlegible" w:eastAsia="Atkinson Hyperlegible" w:hAnsi="Atkinson Hyperlegible" w:cs="Atkinson Hyperlegible"/>
                <w:color w:val="0000FF"/>
                <w:lang w:val="en-MY"/>
              </w:rPr>
              <w:t>da</w:t>
            </w:r>
            <w:r w:rsidR="00CC442E">
              <w:rPr>
                <w:rFonts w:ascii="Atkinson Hyperlegible" w:eastAsia="Atkinson Hyperlegible" w:hAnsi="Atkinson Hyperlegible" w:cs="Atkinson Hyperlegible"/>
                <w:color w:val="0000FF"/>
                <w:lang w:val="en-MY"/>
              </w:rPr>
              <w:t>pat</w:t>
            </w:r>
            <w:proofErr w:type="spellEnd"/>
            <w:r w:rsidR="00CC442E">
              <w:rPr>
                <w:rFonts w:ascii="Atkinson Hyperlegible" w:eastAsia="Atkinson Hyperlegible" w:hAnsi="Atkinson Hyperlegible" w:cs="Atkinson Hyperlegible"/>
                <w:color w:val="0000FF"/>
                <w:lang w:val="en-MY"/>
              </w:rPr>
              <w:t xml:space="preserve"> real-time feedback </w:t>
            </w:r>
            <w:proofErr w:type="spellStart"/>
            <w:r w:rsidR="00CC442E">
              <w:rPr>
                <w:rFonts w:ascii="Atkinson Hyperlegible" w:eastAsia="Atkinson Hyperlegible" w:hAnsi="Atkinson Hyperlegible" w:cs="Atkinson Hyperlegible"/>
                <w:color w:val="0000FF"/>
                <w:lang w:val="en-MY"/>
              </w:rPr>
              <w:t>dalam</w:t>
            </w:r>
            <w:proofErr w:type="spellEnd"/>
            <w:r w:rsidR="00CC442E">
              <w:rPr>
                <w:rFonts w:ascii="Atkinson Hyperlegible" w:eastAsia="Atkinson Hyperlegible" w:hAnsi="Atkinson Hyperlegible" w:cs="Atkinson Hyperlegible"/>
                <w:color w:val="0000FF"/>
                <w:lang w:val="en-MY"/>
              </w:rPr>
              <w:t xml:space="preserve"> masa yang </w:t>
            </w:r>
            <w:proofErr w:type="spellStart"/>
            <w:r w:rsidR="00CC442E">
              <w:rPr>
                <w:rFonts w:ascii="Atkinson Hyperlegible" w:eastAsia="Atkinson Hyperlegible" w:hAnsi="Atkinson Hyperlegible" w:cs="Atkinson Hyperlegible"/>
                <w:color w:val="0000FF"/>
                <w:lang w:val="en-MY"/>
              </w:rPr>
              <w:t>singkat</w:t>
            </w:r>
            <w:proofErr w:type="spellEnd"/>
            <w:r w:rsidR="00CC442E">
              <w:rPr>
                <w:rFonts w:ascii="Atkinson Hyperlegible" w:eastAsia="Atkinson Hyperlegible" w:hAnsi="Atkinson Hyperlegible" w:cs="Atkinson Hyperlegible"/>
                <w:color w:val="0000FF"/>
                <w:lang w:val="en-MY"/>
              </w:rPr>
              <w:t xml:space="preserve"> </w:t>
            </w:r>
            <w:proofErr w:type="spellStart"/>
            <w:r w:rsidR="00CC442E">
              <w:rPr>
                <w:rFonts w:ascii="Atkinson Hyperlegible" w:eastAsia="Atkinson Hyperlegible" w:hAnsi="Atkinson Hyperlegible" w:cs="Atkinson Hyperlegible"/>
                <w:color w:val="0000FF"/>
                <w:lang w:val="en-MY"/>
              </w:rPr>
              <w:t>selepas</w:t>
            </w:r>
            <w:proofErr w:type="spellEnd"/>
            <w:r w:rsidR="00CC442E">
              <w:rPr>
                <w:rFonts w:ascii="Atkinson Hyperlegible" w:eastAsia="Atkinson Hyperlegible" w:hAnsi="Atkinson Hyperlegible" w:cs="Atkinson Hyperlegible"/>
                <w:color w:val="0000FF"/>
                <w:lang w:val="en-MY"/>
              </w:rPr>
              <w:t xml:space="preserve"> </w:t>
            </w:r>
            <w:proofErr w:type="spellStart"/>
            <w:r w:rsidR="00CC442E">
              <w:rPr>
                <w:rFonts w:ascii="Atkinson Hyperlegible" w:eastAsia="Atkinson Hyperlegible" w:hAnsi="Atkinson Hyperlegible" w:cs="Atkinson Hyperlegible"/>
                <w:color w:val="0000FF"/>
                <w:lang w:val="en-MY"/>
              </w:rPr>
              <w:t>penulisan</w:t>
            </w:r>
            <w:proofErr w:type="spellEnd"/>
            <w:r w:rsidR="00CC442E">
              <w:rPr>
                <w:rFonts w:ascii="Atkinson Hyperlegible" w:eastAsia="Atkinson Hyperlegible" w:hAnsi="Atkinson Hyperlegible" w:cs="Atkinson Hyperlegible"/>
                <w:color w:val="0000FF"/>
                <w:lang w:val="en-MY"/>
              </w:rPr>
              <w:t xml:space="preserve"> </w:t>
            </w:r>
            <w:proofErr w:type="spellStart"/>
            <w:r w:rsidR="00CC442E">
              <w:rPr>
                <w:rFonts w:ascii="Atkinson Hyperlegible" w:eastAsia="Atkinson Hyperlegible" w:hAnsi="Atkinson Hyperlegible" w:cs="Atkinson Hyperlegible"/>
                <w:color w:val="0000FF"/>
                <w:lang w:val="en-MY"/>
              </w:rPr>
              <w:t>esei</w:t>
            </w:r>
            <w:proofErr w:type="spellEnd"/>
            <w:r w:rsidR="00C66393">
              <w:rPr>
                <w:rFonts w:ascii="Atkinson Hyperlegible" w:eastAsia="Atkinson Hyperlegible" w:hAnsi="Atkinson Hyperlegible" w:cs="Atkinson Hyperlegible"/>
                <w:color w:val="0000FF"/>
                <w:lang w:val="en-MY"/>
              </w:rPr>
              <w:t xml:space="preserve">. </w:t>
            </w:r>
            <w:proofErr w:type="spellStart"/>
            <w:r w:rsidR="00C66393">
              <w:rPr>
                <w:rFonts w:ascii="Atkinson Hyperlegible" w:eastAsia="Atkinson Hyperlegible" w:hAnsi="Atkinson Hyperlegible" w:cs="Atkinson Hyperlegible"/>
                <w:color w:val="0000FF"/>
                <w:lang w:val="en-MY"/>
              </w:rPr>
              <w:t>Teruskan</w:t>
            </w:r>
            <w:proofErr w:type="spellEnd"/>
            <w:r w:rsidR="00392E2C">
              <w:rPr>
                <w:rFonts w:ascii="Atkinson Hyperlegible" w:eastAsia="Atkinson Hyperlegible" w:hAnsi="Atkinson Hyperlegible" w:cs="Atkinson Hyperlegible"/>
                <w:color w:val="0000FF"/>
                <w:lang w:val="en-MY"/>
              </w:rPr>
              <w:t>.</w:t>
            </w:r>
            <w:r w:rsidR="00C66393">
              <w:rPr>
                <w:rFonts w:ascii="Atkinson Hyperlegible" w:eastAsia="Atkinson Hyperlegible" w:hAnsi="Atkinson Hyperlegible" w:cs="Atkinson Hyperlegible"/>
                <w:color w:val="0000FF"/>
                <w:lang w:val="en-MY"/>
              </w:rPr>
              <w:t xml:space="preserve"> </w:t>
            </w:r>
          </w:p>
          <w:p w14:paraId="3CA37A02" w14:textId="77777777" w:rsidR="002609A7" w:rsidRPr="00CC442E" w:rsidRDefault="002609A7">
            <w:pPr>
              <w:widowControl w:val="0"/>
              <w:spacing w:line="240" w:lineRule="auto"/>
              <w:rPr>
                <w:rFonts w:ascii="Atkinson Hyperlegible" w:eastAsia="Atkinson Hyperlegible" w:hAnsi="Atkinson Hyperlegible" w:cs="Atkinson Hyperlegible"/>
                <w:color w:val="0000FF"/>
                <w:lang w:val="en-MY"/>
              </w:rPr>
            </w:pPr>
          </w:p>
          <w:p w14:paraId="668C7F75" w14:textId="77777777" w:rsidR="002609A7" w:rsidRPr="00CC442E" w:rsidRDefault="002609A7">
            <w:pPr>
              <w:widowControl w:val="0"/>
              <w:spacing w:line="240" w:lineRule="auto"/>
              <w:rPr>
                <w:rFonts w:ascii="Atkinson Hyperlegible" w:eastAsia="Atkinson Hyperlegible" w:hAnsi="Atkinson Hyperlegible" w:cs="Atkinson Hyperlegible"/>
                <w:color w:val="0000FF"/>
                <w:lang w:val="en-MY"/>
              </w:rPr>
            </w:pPr>
          </w:p>
          <w:p w14:paraId="3702A6D6" w14:textId="77777777" w:rsidR="002609A7" w:rsidRPr="00CC442E" w:rsidRDefault="002609A7">
            <w:pPr>
              <w:widowControl w:val="0"/>
              <w:spacing w:line="240" w:lineRule="auto"/>
              <w:rPr>
                <w:rFonts w:ascii="Atkinson Hyperlegible" w:eastAsia="Atkinson Hyperlegible" w:hAnsi="Atkinson Hyperlegible" w:cs="Atkinson Hyperlegible"/>
                <w:color w:val="0000FF"/>
                <w:lang w:val="en-MY"/>
              </w:rPr>
            </w:pPr>
          </w:p>
        </w:tc>
      </w:tr>
    </w:tbl>
    <w:p w14:paraId="24DC1C19" w14:textId="77777777" w:rsidR="002609A7" w:rsidRPr="00CC442E" w:rsidRDefault="002609A7">
      <w:pPr>
        <w:rPr>
          <w:rFonts w:ascii="Montserrat" w:eastAsia="Montserrat" w:hAnsi="Montserrat" w:cs="Montserrat"/>
          <w:sz w:val="28"/>
          <w:szCs w:val="28"/>
          <w:lang w:val="en-MY"/>
        </w:rPr>
      </w:pPr>
    </w:p>
    <w:p w14:paraId="2B2EA0F5" w14:textId="77777777" w:rsidR="002609A7" w:rsidRPr="00CC442E" w:rsidRDefault="002609A7">
      <w:pPr>
        <w:rPr>
          <w:rFonts w:ascii="Montserrat" w:eastAsia="Montserrat" w:hAnsi="Montserrat" w:cs="Montserrat"/>
          <w:sz w:val="28"/>
          <w:szCs w:val="28"/>
          <w:lang w:val="en-MY"/>
        </w:rPr>
      </w:pPr>
    </w:p>
    <w:p w14:paraId="36E1A17C" w14:textId="77777777" w:rsidR="002609A7" w:rsidRPr="00CC442E" w:rsidRDefault="002609A7">
      <w:pPr>
        <w:rPr>
          <w:rFonts w:ascii="Montserrat" w:eastAsia="Montserrat" w:hAnsi="Montserrat" w:cs="Montserrat"/>
          <w:sz w:val="28"/>
          <w:szCs w:val="28"/>
          <w:lang w:val="en-MY"/>
        </w:rPr>
      </w:pPr>
    </w:p>
    <w:tbl>
      <w:tblPr>
        <w:tblStyle w:val="a5"/>
        <w:tblW w:w="138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695"/>
        <w:gridCol w:w="4515"/>
      </w:tblGrid>
      <w:tr w:rsidR="002609A7" w14:paraId="675D12E1" w14:textId="77777777">
        <w:trPr>
          <w:trHeight w:val="440"/>
        </w:trPr>
        <w:tc>
          <w:tcPr>
            <w:tcW w:w="13815" w:type="dxa"/>
            <w:gridSpan w:val="3"/>
            <w:shd w:val="clear" w:color="auto" w:fill="34B4B0"/>
            <w:tcMar>
              <w:top w:w="100" w:type="dxa"/>
              <w:left w:w="100" w:type="dxa"/>
              <w:bottom w:w="100" w:type="dxa"/>
              <w:right w:w="100" w:type="dxa"/>
            </w:tcMar>
          </w:tcPr>
          <w:p w14:paraId="08FCDAA8" w14:textId="77777777" w:rsidR="002609A7" w:rsidRDefault="00D34159">
            <w:pPr>
              <w:widowControl w:val="0"/>
              <w:spacing w:line="240" w:lineRule="auto"/>
              <w:rPr>
                <w:rFonts w:ascii="Montserrat" w:eastAsia="Montserrat" w:hAnsi="Montserrat" w:cs="Montserrat"/>
                <w:sz w:val="28"/>
                <w:szCs w:val="28"/>
                <w:highlight w:val="yellow"/>
              </w:rPr>
            </w:pPr>
            <w:r>
              <w:rPr>
                <w:rFonts w:ascii="Montserrat" w:eastAsia="Montserrat" w:hAnsi="Montserrat" w:cs="Montserrat"/>
                <w:b/>
                <w:bCs/>
                <w:sz w:val="24"/>
                <w:szCs w:val="24"/>
              </w:rPr>
              <w:t>4. Sustain (</w:t>
            </w:r>
            <w:proofErr w:type="spellStart"/>
            <w:r>
              <w:rPr>
                <w:rFonts w:ascii="Montserrat" w:eastAsia="Montserrat" w:hAnsi="Montserrat" w:cs="Montserrat"/>
                <w:b/>
                <w:bCs/>
                <w:sz w:val="24"/>
                <w:szCs w:val="24"/>
              </w:rPr>
              <w:t>Pelestarian</w:t>
            </w:r>
            <w:proofErr w:type="spellEnd"/>
            <w:r>
              <w:rPr>
                <w:rFonts w:ascii="Montserrat" w:eastAsia="Montserrat" w:hAnsi="Montserrat" w:cs="Montserrat"/>
                <w:b/>
                <w:bCs/>
                <w:sz w:val="24"/>
                <w:szCs w:val="24"/>
              </w:rPr>
              <w:t xml:space="preserve">) - </w:t>
            </w:r>
            <w:r>
              <w:rPr>
                <w:rFonts w:ascii="Montserrat" w:eastAsia="Montserrat" w:hAnsi="Montserrat" w:cs="Montserrat"/>
                <w:b/>
                <w:bCs/>
                <w:color w:val="0000FF"/>
                <w:sz w:val="24"/>
                <w:szCs w:val="24"/>
              </w:rPr>
              <w:t>School Application 6</w:t>
            </w:r>
            <w:r>
              <w:rPr>
                <w:rFonts w:ascii="Montserrat" w:eastAsia="Montserrat" w:hAnsi="Montserrat" w:cs="Montserrat"/>
                <w:b/>
                <w:bCs/>
                <w:sz w:val="24"/>
                <w:szCs w:val="24"/>
              </w:rPr>
              <w:t xml:space="preserve">  </w:t>
            </w:r>
          </w:p>
        </w:tc>
      </w:tr>
      <w:tr w:rsidR="002609A7" w14:paraId="34F02066" w14:textId="77777777">
        <w:trPr>
          <w:trHeight w:val="400"/>
        </w:trPr>
        <w:tc>
          <w:tcPr>
            <w:tcW w:w="13815" w:type="dxa"/>
            <w:gridSpan w:val="3"/>
            <w:tcMar>
              <w:top w:w="100" w:type="dxa"/>
              <w:left w:w="100" w:type="dxa"/>
              <w:bottom w:w="100" w:type="dxa"/>
              <w:right w:w="100" w:type="dxa"/>
            </w:tcMar>
          </w:tcPr>
          <w:p w14:paraId="78AA3640" w14:textId="77777777" w:rsidR="002609A7" w:rsidRDefault="00D34159">
            <w:pPr>
              <w:widowControl w:val="0"/>
              <w:spacing w:line="240" w:lineRule="auto"/>
              <w:rPr>
                <w:rFonts w:ascii="Montserrat" w:eastAsia="Montserrat" w:hAnsi="Montserrat" w:cs="Montserrat"/>
                <w:b/>
                <w:bCs/>
                <w:sz w:val="24"/>
                <w:szCs w:val="24"/>
              </w:rPr>
            </w:pPr>
            <w:r>
              <w:rPr>
                <w:rFonts w:ascii="Montserrat" w:eastAsia="Montserrat" w:hAnsi="Montserrat" w:cs="Montserrat"/>
                <w:b/>
                <w:bCs/>
                <w:sz w:val="24"/>
                <w:szCs w:val="24"/>
              </w:rPr>
              <w:t xml:space="preserve">a) </w:t>
            </w:r>
            <w:proofErr w:type="spellStart"/>
            <w:r>
              <w:rPr>
                <w:rFonts w:ascii="Montserrat" w:eastAsia="Montserrat" w:hAnsi="Montserrat" w:cs="Montserrat"/>
                <w:b/>
                <w:bCs/>
                <w:sz w:val="24"/>
                <w:szCs w:val="24"/>
              </w:rPr>
              <w:t>Pertimbangan</w:t>
            </w:r>
            <w:proofErr w:type="spellEnd"/>
            <w:r>
              <w:rPr>
                <w:rFonts w:ascii="Montserrat" w:eastAsia="Montserrat" w:hAnsi="Montserrat" w:cs="Montserrat"/>
                <w:b/>
                <w:bCs/>
                <w:sz w:val="24"/>
                <w:szCs w:val="24"/>
              </w:rPr>
              <w:t xml:space="preserve"> </w:t>
            </w:r>
            <w:proofErr w:type="spellStart"/>
            <w:r>
              <w:rPr>
                <w:rFonts w:ascii="Montserrat" w:eastAsia="Montserrat" w:hAnsi="Montserrat" w:cs="Montserrat"/>
                <w:b/>
                <w:bCs/>
                <w:sz w:val="24"/>
                <w:szCs w:val="24"/>
              </w:rPr>
              <w:t>Pelestarian</w:t>
            </w:r>
            <w:proofErr w:type="spellEnd"/>
            <w:r>
              <w:rPr>
                <w:rFonts w:ascii="Montserrat" w:eastAsia="Montserrat" w:hAnsi="Montserrat" w:cs="Montserrat"/>
                <w:b/>
                <w:bCs/>
                <w:sz w:val="24"/>
                <w:szCs w:val="24"/>
              </w:rPr>
              <w:t xml:space="preserve"> </w:t>
            </w:r>
          </w:p>
        </w:tc>
      </w:tr>
      <w:tr w:rsidR="002609A7" w:rsidRPr="003500F9" w14:paraId="457B5669" w14:textId="77777777">
        <w:tc>
          <w:tcPr>
            <w:tcW w:w="4605" w:type="dxa"/>
            <w:tcMar>
              <w:top w:w="100" w:type="dxa"/>
              <w:left w:w="100" w:type="dxa"/>
              <w:bottom w:w="100" w:type="dxa"/>
              <w:right w:w="100" w:type="dxa"/>
            </w:tcMar>
          </w:tcPr>
          <w:p w14:paraId="7B17B94D" w14:textId="77777777" w:rsidR="002609A7" w:rsidRPr="00C13CEC" w:rsidRDefault="00D34159">
            <w:pPr>
              <w:widowControl w:val="0"/>
              <w:spacing w:line="240" w:lineRule="auto"/>
              <w:rPr>
                <w:rFonts w:ascii="Montserrat" w:eastAsia="Montserrat" w:hAnsi="Montserrat" w:cs="Montserrat"/>
                <w:b/>
                <w:bCs/>
                <w:sz w:val="20"/>
                <w:szCs w:val="20"/>
                <w:lang w:val="fi-FI"/>
              </w:rPr>
            </w:pPr>
            <w:r w:rsidRPr="00C13CEC">
              <w:rPr>
                <w:rFonts w:ascii="Montserrat" w:eastAsia="Montserrat" w:hAnsi="Montserrat" w:cs="Montserrat"/>
                <w:b/>
                <w:bCs/>
                <w:sz w:val="20"/>
                <w:szCs w:val="20"/>
                <w:lang w:val="fi-FI"/>
              </w:rPr>
              <w:t>Pertimbangan Model</w:t>
            </w:r>
          </w:p>
          <w:p w14:paraId="582CAD6A"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 xml:space="preserve">1. Apakah model kelestarian dan </w:t>
            </w:r>
            <w:r w:rsidRPr="00C13CEC">
              <w:rPr>
                <w:rFonts w:ascii="Atkinson Hyperlegible" w:eastAsia="Atkinson Hyperlegible" w:hAnsi="Atkinson Hyperlegible" w:cs="Atkinson Hyperlegible"/>
                <w:i/>
                <w:iCs/>
                <w:color w:val="666666"/>
                <w:highlight w:val="white"/>
                <w:lang w:val="fi-FI"/>
              </w:rPr>
              <w:lastRenderedPageBreak/>
              <w:t xml:space="preserve">kebolehskalaan yang anda akan pilih? </w:t>
            </w:r>
          </w:p>
          <w:p w14:paraId="4505B1D2"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2. Mengapa?</w:t>
            </w:r>
          </w:p>
          <w:p w14:paraId="068397DD"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3. Apakah tindakan yang diperlukan untuk mengembangkan projek anda mengikut model tersebut?</w:t>
            </w:r>
          </w:p>
          <w:p w14:paraId="0165B335"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23BF4558" w14:textId="77777777" w:rsidR="00373AB5" w:rsidRDefault="00D34159">
            <w:pPr>
              <w:widowControl w:val="0"/>
              <w:spacing w:line="240" w:lineRule="auto"/>
              <w:rPr>
                <w:rFonts w:ascii="Atkinson Hyperlegible" w:eastAsia="Atkinson Hyperlegible" w:hAnsi="Atkinson Hyperlegible" w:cs="Atkinson Hyperlegible"/>
                <w:color w:val="0000FF"/>
                <w:sz w:val="20"/>
                <w:szCs w:val="20"/>
                <w:highlight w:val="white"/>
                <w:lang w:val="fi-FI"/>
              </w:rPr>
            </w:pPr>
            <w:r w:rsidRPr="00EE5FB5">
              <w:rPr>
                <w:rFonts w:ascii="Atkinson Hyperlegible" w:eastAsia="Atkinson Hyperlegible" w:hAnsi="Atkinson Hyperlegible" w:cs="Atkinson Hyperlegible"/>
                <w:color w:val="0000FF"/>
                <w:highlight w:val="white"/>
                <w:lang w:val="fi-FI"/>
              </w:rPr>
              <w:t>Jawapan</w:t>
            </w:r>
            <w:r w:rsidRPr="00EE5FB5">
              <w:rPr>
                <w:rFonts w:ascii="Atkinson Hyperlegible" w:eastAsia="Atkinson Hyperlegible" w:hAnsi="Atkinson Hyperlegible" w:cs="Atkinson Hyperlegible"/>
                <w:color w:val="0000FF"/>
                <w:sz w:val="20"/>
                <w:szCs w:val="20"/>
                <w:highlight w:val="white"/>
                <w:lang w:val="fi-FI"/>
              </w:rPr>
              <w:t>:</w:t>
            </w:r>
            <w:r w:rsidR="00F4141F" w:rsidRPr="00EE5FB5">
              <w:rPr>
                <w:rFonts w:ascii="Atkinson Hyperlegible" w:eastAsia="Atkinson Hyperlegible" w:hAnsi="Atkinson Hyperlegible" w:cs="Atkinson Hyperlegible"/>
                <w:color w:val="0000FF"/>
                <w:sz w:val="20"/>
                <w:szCs w:val="20"/>
                <w:highlight w:val="white"/>
                <w:lang w:val="fi-FI"/>
              </w:rPr>
              <w:t xml:space="preserve"> </w:t>
            </w:r>
          </w:p>
          <w:p w14:paraId="3598BB64" w14:textId="32DB3CB4" w:rsidR="002609A7" w:rsidRPr="00373AB5" w:rsidRDefault="00F4141F" w:rsidP="00F6194B">
            <w:pPr>
              <w:pStyle w:val="ListParagraph"/>
              <w:widowControl w:val="0"/>
              <w:numPr>
                <w:ilvl w:val="3"/>
                <w:numId w:val="12"/>
              </w:numPr>
              <w:tabs>
                <w:tab w:val="left" w:pos="536"/>
              </w:tabs>
              <w:spacing w:line="240" w:lineRule="auto"/>
              <w:ind w:left="460" w:hanging="1842"/>
              <w:rPr>
                <w:rFonts w:ascii="Atkinson Hyperlegible" w:eastAsia="Atkinson Hyperlegible" w:hAnsi="Atkinson Hyperlegible" w:cs="Atkinson Hyperlegible"/>
                <w:color w:val="0000FF"/>
                <w:sz w:val="20"/>
                <w:szCs w:val="20"/>
                <w:highlight w:val="white"/>
                <w:lang w:val="en-MY"/>
              </w:rPr>
            </w:pPr>
            <w:r w:rsidRPr="00373AB5">
              <w:rPr>
                <w:rFonts w:ascii="Atkinson Hyperlegible" w:eastAsia="Atkinson Hyperlegible" w:hAnsi="Atkinson Hyperlegible" w:cs="Atkinson Hyperlegible"/>
                <w:color w:val="0000FF"/>
                <w:sz w:val="20"/>
                <w:szCs w:val="20"/>
                <w:highlight w:val="white"/>
                <w:lang w:val="en-MY"/>
              </w:rPr>
              <w:t xml:space="preserve">Model </w:t>
            </w:r>
            <w:r w:rsidR="000943BC" w:rsidRPr="00373AB5">
              <w:rPr>
                <w:rFonts w:ascii="Atkinson Hyperlegible" w:eastAsia="Atkinson Hyperlegible" w:hAnsi="Atkinson Hyperlegible" w:cs="Atkinson Hyperlegible"/>
                <w:color w:val="0000FF"/>
                <w:sz w:val="20"/>
                <w:szCs w:val="20"/>
                <w:highlight w:val="white"/>
                <w:lang w:val="en-MY"/>
              </w:rPr>
              <w:t xml:space="preserve">B, Tidak </w:t>
            </w:r>
            <w:proofErr w:type="spellStart"/>
            <w:r w:rsidR="000943BC" w:rsidRPr="00373AB5">
              <w:rPr>
                <w:rFonts w:ascii="Atkinson Hyperlegible" w:eastAsia="Atkinson Hyperlegible" w:hAnsi="Atkinson Hyperlegible" w:cs="Atkinson Hyperlegible"/>
                <w:color w:val="0000FF"/>
                <w:sz w:val="20"/>
                <w:szCs w:val="20"/>
                <w:highlight w:val="white"/>
                <w:lang w:val="en-MY"/>
              </w:rPr>
              <w:t>banyak</w:t>
            </w:r>
            <w:proofErr w:type="spellEnd"/>
            <w:r w:rsidR="000943BC" w:rsidRPr="00373AB5">
              <w:rPr>
                <w:rFonts w:ascii="Atkinson Hyperlegible" w:eastAsia="Atkinson Hyperlegible" w:hAnsi="Atkinson Hyperlegible" w:cs="Atkinson Hyperlegible"/>
                <w:color w:val="0000FF"/>
                <w:sz w:val="20"/>
                <w:szCs w:val="20"/>
                <w:highlight w:val="white"/>
                <w:lang w:val="en-MY"/>
              </w:rPr>
              <w:t xml:space="preserve"> </w:t>
            </w:r>
            <w:proofErr w:type="spellStart"/>
            <w:r w:rsidR="000943BC" w:rsidRPr="00373AB5">
              <w:rPr>
                <w:rFonts w:ascii="Atkinson Hyperlegible" w:eastAsia="Atkinson Hyperlegible" w:hAnsi="Atkinson Hyperlegible" w:cs="Atkinson Hyperlegible"/>
                <w:color w:val="0000FF"/>
                <w:sz w:val="20"/>
                <w:szCs w:val="20"/>
                <w:highlight w:val="white"/>
                <w:lang w:val="en-MY"/>
              </w:rPr>
              <w:t>inovasi</w:t>
            </w:r>
            <w:proofErr w:type="spellEnd"/>
            <w:r w:rsidR="000943BC" w:rsidRPr="00373AB5">
              <w:rPr>
                <w:rFonts w:ascii="Atkinson Hyperlegible" w:eastAsia="Atkinson Hyperlegible" w:hAnsi="Atkinson Hyperlegible" w:cs="Atkinson Hyperlegible"/>
                <w:color w:val="0000FF"/>
                <w:sz w:val="20"/>
                <w:szCs w:val="20"/>
                <w:highlight w:val="white"/>
                <w:lang w:val="en-MY"/>
              </w:rPr>
              <w:t xml:space="preserve"> dan masa juga </w:t>
            </w:r>
            <w:proofErr w:type="spellStart"/>
            <w:r w:rsidR="00EE5FB5" w:rsidRPr="00373AB5">
              <w:rPr>
                <w:rFonts w:ascii="Atkinson Hyperlegible" w:eastAsia="Atkinson Hyperlegible" w:hAnsi="Atkinson Hyperlegible" w:cs="Atkinson Hyperlegible"/>
                <w:color w:val="0000FF"/>
                <w:sz w:val="20"/>
                <w:szCs w:val="20"/>
                <w:highlight w:val="white"/>
                <w:lang w:val="en-MY"/>
              </w:rPr>
              <w:t>hanya</w:t>
            </w:r>
            <w:proofErr w:type="spellEnd"/>
            <w:r w:rsidR="00EE5FB5" w:rsidRPr="00373AB5">
              <w:rPr>
                <w:rFonts w:ascii="Atkinson Hyperlegible" w:eastAsia="Atkinson Hyperlegible" w:hAnsi="Atkinson Hyperlegible" w:cs="Atkinson Hyperlegible"/>
                <w:color w:val="0000FF"/>
                <w:sz w:val="20"/>
                <w:szCs w:val="20"/>
                <w:highlight w:val="white"/>
                <w:lang w:val="en-MY"/>
              </w:rPr>
              <w:t xml:space="preserve"> </w:t>
            </w:r>
            <w:proofErr w:type="spellStart"/>
            <w:r w:rsidR="00EE5FB5" w:rsidRPr="00373AB5">
              <w:rPr>
                <w:rFonts w:ascii="Atkinson Hyperlegible" w:eastAsia="Atkinson Hyperlegible" w:hAnsi="Atkinson Hyperlegible" w:cs="Atkinson Hyperlegible"/>
                <w:color w:val="0000FF"/>
                <w:sz w:val="20"/>
                <w:szCs w:val="20"/>
                <w:highlight w:val="white"/>
                <w:lang w:val="en-MY"/>
              </w:rPr>
              <w:t>ada</w:t>
            </w:r>
            <w:proofErr w:type="spellEnd"/>
            <w:r w:rsidR="00EE5FB5" w:rsidRPr="00373AB5">
              <w:rPr>
                <w:rFonts w:ascii="Atkinson Hyperlegible" w:eastAsia="Atkinson Hyperlegible" w:hAnsi="Atkinson Hyperlegible" w:cs="Atkinson Hyperlegible"/>
                <w:color w:val="0000FF"/>
                <w:sz w:val="20"/>
                <w:szCs w:val="20"/>
                <w:highlight w:val="white"/>
                <w:lang w:val="en-MY"/>
              </w:rPr>
              <w:t xml:space="preserve"> 4 </w:t>
            </w:r>
            <w:proofErr w:type="spellStart"/>
            <w:r w:rsidR="00EE5FB5" w:rsidRPr="00373AB5">
              <w:rPr>
                <w:rFonts w:ascii="Atkinson Hyperlegible" w:eastAsia="Atkinson Hyperlegible" w:hAnsi="Atkinson Hyperlegible" w:cs="Atkinson Hyperlegible"/>
                <w:color w:val="0000FF"/>
                <w:sz w:val="20"/>
                <w:szCs w:val="20"/>
                <w:highlight w:val="white"/>
                <w:lang w:val="en-MY"/>
              </w:rPr>
              <w:t>bulan</w:t>
            </w:r>
            <w:proofErr w:type="spellEnd"/>
            <w:r w:rsidR="00EE5FB5" w:rsidRPr="00373AB5">
              <w:rPr>
                <w:rFonts w:ascii="Atkinson Hyperlegible" w:eastAsia="Atkinson Hyperlegible" w:hAnsi="Atkinson Hyperlegible" w:cs="Atkinson Hyperlegible"/>
                <w:color w:val="0000FF"/>
                <w:sz w:val="20"/>
                <w:szCs w:val="20"/>
                <w:highlight w:val="white"/>
                <w:lang w:val="en-MY"/>
              </w:rPr>
              <w:t xml:space="preserve"> </w:t>
            </w:r>
            <w:r w:rsidR="00843EAC">
              <w:rPr>
                <w:rFonts w:ascii="Atkinson Hyperlegible" w:eastAsia="Atkinson Hyperlegible" w:hAnsi="Atkinson Hyperlegible" w:cs="Atkinson Hyperlegible"/>
                <w:color w:val="0000FF"/>
                <w:sz w:val="20"/>
                <w:szCs w:val="20"/>
                <w:highlight w:val="white"/>
                <w:lang w:val="en-MY"/>
              </w:rPr>
              <w:t>(Replicate &amp; Duplicate)</w:t>
            </w:r>
          </w:p>
          <w:p w14:paraId="3F59BB94" w14:textId="0844AF6D" w:rsidR="002609A7" w:rsidRDefault="00F6194B">
            <w:pPr>
              <w:widowControl w:val="0"/>
              <w:spacing w:line="240" w:lineRule="auto"/>
              <w:rPr>
                <w:rFonts w:ascii="Atkinson Hyperlegible" w:eastAsia="Atkinson Hyperlegible" w:hAnsi="Atkinson Hyperlegible" w:cs="Atkinson Hyperlegible"/>
                <w:color w:val="0000FF"/>
                <w:sz w:val="20"/>
                <w:szCs w:val="20"/>
                <w:highlight w:val="white"/>
                <w:lang w:val="fi-FI"/>
              </w:rPr>
            </w:pPr>
            <w:r w:rsidRPr="00992CD7">
              <w:rPr>
                <w:rFonts w:ascii="Atkinson Hyperlegible" w:eastAsia="Atkinson Hyperlegible" w:hAnsi="Atkinson Hyperlegible" w:cs="Atkinson Hyperlegible"/>
                <w:color w:val="0000FF"/>
                <w:sz w:val="20"/>
                <w:szCs w:val="20"/>
                <w:highlight w:val="white"/>
                <w:lang w:val="fi-FI"/>
              </w:rPr>
              <w:t xml:space="preserve">2. </w:t>
            </w:r>
            <w:r w:rsidR="00992CD7" w:rsidRPr="00992CD7">
              <w:rPr>
                <w:rFonts w:ascii="Atkinson Hyperlegible" w:eastAsia="Atkinson Hyperlegible" w:hAnsi="Atkinson Hyperlegible" w:cs="Atkinson Hyperlegible"/>
                <w:color w:val="0000FF"/>
                <w:sz w:val="20"/>
                <w:szCs w:val="20"/>
                <w:highlight w:val="white"/>
                <w:lang w:val="fi-FI"/>
              </w:rPr>
              <w:t>Pelajar hanya ada 4 bulan sebelum menduduki MU</w:t>
            </w:r>
            <w:r w:rsidR="00992CD7">
              <w:rPr>
                <w:rFonts w:ascii="Atkinson Hyperlegible" w:eastAsia="Atkinson Hyperlegible" w:hAnsi="Atkinson Hyperlegible" w:cs="Atkinson Hyperlegible"/>
                <w:color w:val="0000FF"/>
                <w:sz w:val="20"/>
                <w:szCs w:val="20"/>
                <w:highlight w:val="white"/>
                <w:lang w:val="fi-FI"/>
              </w:rPr>
              <w:t>ET</w:t>
            </w:r>
          </w:p>
          <w:p w14:paraId="09150AF0" w14:textId="2D2B8109" w:rsidR="00992CD7" w:rsidRPr="00610928" w:rsidRDefault="00992CD7">
            <w:pPr>
              <w:widowControl w:val="0"/>
              <w:spacing w:line="240" w:lineRule="auto"/>
              <w:rPr>
                <w:rFonts w:ascii="Atkinson Hyperlegible" w:eastAsia="Atkinson Hyperlegible" w:hAnsi="Atkinson Hyperlegible" w:cs="Atkinson Hyperlegible"/>
                <w:color w:val="0000FF"/>
                <w:sz w:val="20"/>
                <w:szCs w:val="20"/>
                <w:highlight w:val="white"/>
                <w:lang w:val="en-MY"/>
              </w:rPr>
            </w:pPr>
            <w:r w:rsidRPr="00610928">
              <w:rPr>
                <w:rFonts w:ascii="Atkinson Hyperlegible" w:eastAsia="Atkinson Hyperlegible" w:hAnsi="Atkinson Hyperlegible" w:cs="Atkinson Hyperlegible"/>
                <w:color w:val="0000FF"/>
                <w:sz w:val="20"/>
                <w:szCs w:val="20"/>
                <w:highlight w:val="white"/>
                <w:lang w:val="en-MY"/>
              </w:rPr>
              <w:t xml:space="preserve">3. </w:t>
            </w:r>
            <w:proofErr w:type="spellStart"/>
            <w:r w:rsidRPr="00610928">
              <w:rPr>
                <w:rFonts w:ascii="Atkinson Hyperlegible" w:eastAsia="Atkinson Hyperlegible" w:hAnsi="Atkinson Hyperlegible" w:cs="Atkinson Hyperlegible"/>
                <w:color w:val="0000FF"/>
                <w:sz w:val="20"/>
                <w:szCs w:val="20"/>
                <w:highlight w:val="white"/>
                <w:lang w:val="en-MY"/>
              </w:rPr>
              <w:t>Menggunakan</w:t>
            </w:r>
            <w:proofErr w:type="spellEnd"/>
            <w:r w:rsidRPr="00610928">
              <w:rPr>
                <w:rFonts w:ascii="Atkinson Hyperlegible" w:eastAsia="Atkinson Hyperlegible" w:hAnsi="Atkinson Hyperlegible" w:cs="Atkinson Hyperlegible"/>
                <w:color w:val="0000FF"/>
                <w:sz w:val="20"/>
                <w:szCs w:val="20"/>
                <w:highlight w:val="white"/>
                <w:lang w:val="en-MY"/>
              </w:rPr>
              <w:t xml:space="preserve"> Google Sites </w:t>
            </w:r>
            <w:proofErr w:type="spellStart"/>
            <w:r w:rsidR="00610928" w:rsidRPr="00610928">
              <w:rPr>
                <w:rFonts w:ascii="Atkinson Hyperlegible" w:eastAsia="Atkinson Hyperlegible" w:hAnsi="Atkinson Hyperlegible" w:cs="Atkinson Hyperlegible"/>
                <w:color w:val="0000FF"/>
                <w:sz w:val="20"/>
                <w:szCs w:val="20"/>
                <w:highlight w:val="white"/>
                <w:lang w:val="en-MY"/>
              </w:rPr>
              <w:t>untuk</w:t>
            </w:r>
            <w:proofErr w:type="spellEnd"/>
            <w:r w:rsidR="00610928" w:rsidRPr="00610928">
              <w:rPr>
                <w:rFonts w:ascii="Atkinson Hyperlegible" w:eastAsia="Atkinson Hyperlegible" w:hAnsi="Atkinson Hyperlegible" w:cs="Atkinson Hyperlegible"/>
                <w:color w:val="0000FF"/>
                <w:sz w:val="20"/>
                <w:szCs w:val="20"/>
                <w:highlight w:val="white"/>
                <w:lang w:val="en-MY"/>
              </w:rPr>
              <w:t xml:space="preserve"> </w:t>
            </w:r>
            <w:proofErr w:type="spellStart"/>
            <w:r w:rsidR="00610928" w:rsidRPr="00610928">
              <w:rPr>
                <w:rFonts w:ascii="Atkinson Hyperlegible" w:eastAsia="Atkinson Hyperlegible" w:hAnsi="Atkinson Hyperlegible" w:cs="Atkinson Hyperlegible"/>
                <w:color w:val="0000FF"/>
                <w:sz w:val="20"/>
                <w:szCs w:val="20"/>
                <w:highlight w:val="white"/>
                <w:lang w:val="en-MY"/>
              </w:rPr>
              <w:t>s</w:t>
            </w:r>
            <w:r w:rsidR="00610928">
              <w:rPr>
                <w:rFonts w:ascii="Atkinson Hyperlegible" w:eastAsia="Atkinson Hyperlegible" w:hAnsi="Atkinson Hyperlegible" w:cs="Atkinson Hyperlegible"/>
                <w:color w:val="0000FF"/>
                <w:sz w:val="20"/>
                <w:szCs w:val="20"/>
                <w:highlight w:val="white"/>
                <w:lang w:val="en-MY"/>
              </w:rPr>
              <w:t>aya</w:t>
            </w:r>
            <w:proofErr w:type="spellEnd"/>
            <w:r w:rsidR="00610928">
              <w:rPr>
                <w:rFonts w:ascii="Atkinson Hyperlegible" w:eastAsia="Atkinson Hyperlegible" w:hAnsi="Atkinson Hyperlegible" w:cs="Atkinson Hyperlegible"/>
                <w:color w:val="0000FF"/>
                <w:sz w:val="20"/>
                <w:szCs w:val="20"/>
                <w:highlight w:val="white"/>
                <w:lang w:val="en-MY"/>
              </w:rPr>
              <w:t xml:space="preserve"> </w:t>
            </w:r>
            <w:proofErr w:type="spellStart"/>
            <w:proofErr w:type="gramStart"/>
            <w:r w:rsidR="00610928">
              <w:rPr>
                <w:rFonts w:ascii="Atkinson Hyperlegible" w:eastAsia="Atkinson Hyperlegible" w:hAnsi="Atkinson Hyperlegible" w:cs="Atkinson Hyperlegible"/>
                <w:color w:val="0000FF"/>
                <w:sz w:val="20"/>
                <w:szCs w:val="20"/>
                <w:highlight w:val="white"/>
                <w:lang w:val="en-MY"/>
              </w:rPr>
              <w:t>semak</w:t>
            </w:r>
            <w:proofErr w:type="spellEnd"/>
            <w:r w:rsidR="00610928">
              <w:rPr>
                <w:rFonts w:ascii="Atkinson Hyperlegible" w:eastAsia="Atkinson Hyperlegible" w:hAnsi="Atkinson Hyperlegible" w:cs="Atkinson Hyperlegible"/>
                <w:color w:val="0000FF"/>
                <w:sz w:val="20"/>
                <w:szCs w:val="20"/>
                <w:highlight w:val="white"/>
                <w:lang w:val="en-MY"/>
              </w:rPr>
              <w:t xml:space="preserve">  (</w:t>
            </w:r>
            <w:proofErr w:type="spellStart"/>
            <w:proofErr w:type="gramEnd"/>
            <w:r w:rsidR="00610928">
              <w:rPr>
                <w:rFonts w:ascii="Atkinson Hyperlegible" w:eastAsia="Atkinson Hyperlegible" w:hAnsi="Atkinson Hyperlegible" w:cs="Atkinson Hyperlegible"/>
                <w:color w:val="0000FF"/>
                <w:sz w:val="20"/>
                <w:szCs w:val="20"/>
                <w:highlight w:val="white"/>
                <w:lang w:val="en-MY"/>
              </w:rPr>
              <w:t>Akauntability</w:t>
            </w:r>
            <w:proofErr w:type="spellEnd"/>
            <w:r w:rsidR="00610928">
              <w:rPr>
                <w:rFonts w:ascii="Atkinson Hyperlegible" w:eastAsia="Atkinson Hyperlegible" w:hAnsi="Atkinson Hyperlegible" w:cs="Atkinson Hyperlegible"/>
                <w:color w:val="0000FF"/>
                <w:sz w:val="20"/>
                <w:szCs w:val="20"/>
                <w:highlight w:val="white"/>
                <w:lang w:val="en-MY"/>
              </w:rPr>
              <w:t>)</w:t>
            </w:r>
          </w:p>
          <w:p w14:paraId="707DF04F" w14:textId="77777777" w:rsidR="002609A7" w:rsidRPr="00610928" w:rsidRDefault="002609A7">
            <w:pPr>
              <w:widowControl w:val="0"/>
              <w:spacing w:line="240" w:lineRule="auto"/>
              <w:rPr>
                <w:rFonts w:ascii="Atkinson Hyperlegible" w:eastAsia="Atkinson Hyperlegible" w:hAnsi="Atkinson Hyperlegible" w:cs="Atkinson Hyperlegible"/>
                <w:color w:val="0000FF"/>
                <w:sz w:val="20"/>
                <w:szCs w:val="20"/>
                <w:highlight w:val="white"/>
                <w:lang w:val="en-MY"/>
              </w:rPr>
            </w:pPr>
          </w:p>
        </w:tc>
        <w:tc>
          <w:tcPr>
            <w:tcW w:w="4695" w:type="dxa"/>
            <w:tcMar>
              <w:top w:w="100" w:type="dxa"/>
              <w:left w:w="100" w:type="dxa"/>
              <w:bottom w:w="100" w:type="dxa"/>
              <w:right w:w="100" w:type="dxa"/>
            </w:tcMar>
          </w:tcPr>
          <w:p w14:paraId="2A78F4D8" w14:textId="77777777" w:rsidR="002609A7" w:rsidRPr="00C13CEC" w:rsidRDefault="00D34159">
            <w:pPr>
              <w:widowControl w:val="0"/>
              <w:spacing w:line="240" w:lineRule="auto"/>
              <w:rPr>
                <w:rFonts w:ascii="Montserrat" w:eastAsia="Montserrat" w:hAnsi="Montserrat" w:cs="Montserrat"/>
                <w:b/>
                <w:bCs/>
                <w:sz w:val="20"/>
                <w:szCs w:val="20"/>
                <w:lang w:val="fi-FI"/>
              </w:rPr>
            </w:pPr>
            <w:r w:rsidRPr="00C13CEC">
              <w:rPr>
                <w:rFonts w:ascii="Montserrat" w:eastAsia="Montserrat" w:hAnsi="Montserrat" w:cs="Montserrat"/>
                <w:b/>
                <w:bCs/>
                <w:sz w:val="20"/>
                <w:szCs w:val="20"/>
                <w:lang w:val="fi-FI"/>
              </w:rPr>
              <w:lastRenderedPageBreak/>
              <w:t>Sasaran dan Tempoh</w:t>
            </w:r>
          </w:p>
          <w:p w14:paraId="7D55DCE7"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 xml:space="preserve">1. Siapakah penerima manfaat seterusnya? </w:t>
            </w:r>
            <w:r w:rsidRPr="00C13CEC">
              <w:rPr>
                <w:rFonts w:ascii="Atkinson Hyperlegible" w:eastAsia="Atkinson Hyperlegible" w:hAnsi="Atkinson Hyperlegible" w:cs="Atkinson Hyperlegible"/>
                <w:i/>
                <w:iCs/>
                <w:color w:val="666666"/>
                <w:highlight w:val="white"/>
                <w:lang w:val="fi-FI"/>
              </w:rPr>
              <w:br/>
            </w:r>
            <w:r w:rsidRPr="00C13CEC">
              <w:rPr>
                <w:rFonts w:ascii="Atkinson Hyperlegible" w:eastAsia="Atkinson Hyperlegible" w:hAnsi="Atkinson Hyperlegible" w:cs="Atkinson Hyperlegible"/>
                <w:i/>
                <w:iCs/>
                <w:color w:val="666666"/>
                <w:highlight w:val="white"/>
                <w:lang w:val="fi-FI"/>
              </w:rPr>
              <w:lastRenderedPageBreak/>
              <w:t xml:space="preserve">2. Bilakah tempoh projek seterusnya? </w:t>
            </w:r>
          </w:p>
          <w:p w14:paraId="62089356"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C13CEC">
              <w:rPr>
                <w:rFonts w:ascii="Atkinson Hyperlegible" w:eastAsia="Atkinson Hyperlegible" w:hAnsi="Atkinson Hyperlegible" w:cs="Atkinson Hyperlegible"/>
                <w:i/>
                <w:iCs/>
                <w:color w:val="666666"/>
                <w:highlight w:val="white"/>
                <w:lang w:val="fi-FI"/>
              </w:rPr>
              <w:t>3. Apakah sasaran pencapaian/ matlamat yang diharapkan?</w:t>
            </w:r>
          </w:p>
          <w:p w14:paraId="7E09292C"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407D8282"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2A048314"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07EFC8D1" w14:textId="77777777" w:rsidR="00373AB5" w:rsidRDefault="00D34159">
            <w:pPr>
              <w:widowControl w:val="0"/>
              <w:spacing w:line="240" w:lineRule="auto"/>
              <w:rPr>
                <w:rFonts w:ascii="Atkinson Hyperlegible" w:eastAsia="Atkinson Hyperlegible" w:hAnsi="Atkinson Hyperlegible" w:cs="Atkinson Hyperlegible"/>
                <w:color w:val="0000FF"/>
                <w:sz w:val="20"/>
                <w:szCs w:val="20"/>
                <w:highlight w:val="white"/>
                <w:lang w:val="en-MY"/>
              </w:rPr>
            </w:pPr>
            <w:proofErr w:type="spellStart"/>
            <w:r w:rsidRPr="00EE5FB5">
              <w:rPr>
                <w:rFonts w:ascii="Atkinson Hyperlegible" w:eastAsia="Atkinson Hyperlegible" w:hAnsi="Atkinson Hyperlegible" w:cs="Atkinson Hyperlegible"/>
                <w:color w:val="0000FF"/>
                <w:highlight w:val="white"/>
                <w:lang w:val="en-MY"/>
              </w:rPr>
              <w:t>Jawapan</w:t>
            </w:r>
            <w:proofErr w:type="spellEnd"/>
            <w:r w:rsidRPr="00EE5FB5">
              <w:rPr>
                <w:rFonts w:ascii="Atkinson Hyperlegible" w:eastAsia="Atkinson Hyperlegible" w:hAnsi="Atkinson Hyperlegible" w:cs="Atkinson Hyperlegible"/>
                <w:color w:val="0000FF"/>
                <w:sz w:val="20"/>
                <w:szCs w:val="20"/>
                <w:highlight w:val="white"/>
                <w:lang w:val="en-MY"/>
              </w:rPr>
              <w:t>:</w:t>
            </w:r>
            <w:r w:rsidR="00EE5FB5" w:rsidRPr="00EE5FB5">
              <w:rPr>
                <w:rFonts w:ascii="Atkinson Hyperlegible" w:eastAsia="Atkinson Hyperlegible" w:hAnsi="Atkinson Hyperlegible" w:cs="Atkinson Hyperlegible"/>
                <w:color w:val="0000FF"/>
                <w:sz w:val="20"/>
                <w:szCs w:val="20"/>
                <w:highlight w:val="white"/>
                <w:lang w:val="en-MY"/>
              </w:rPr>
              <w:t xml:space="preserve"> </w:t>
            </w:r>
          </w:p>
          <w:p w14:paraId="58F5EFF3" w14:textId="752209CB" w:rsidR="002609A7" w:rsidRPr="00373AB5" w:rsidRDefault="00EE5FB5" w:rsidP="00373AB5">
            <w:pPr>
              <w:pStyle w:val="ListParagraph"/>
              <w:widowControl w:val="0"/>
              <w:numPr>
                <w:ilvl w:val="0"/>
                <w:numId w:val="27"/>
              </w:numPr>
              <w:spacing w:line="240" w:lineRule="auto"/>
              <w:rPr>
                <w:rFonts w:ascii="Atkinson Hyperlegible" w:eastAsia="Atkinson Hyperlegible" w:hAnsi="Atkinson Hyperlegible" w:cs="Atkinson Hyperlegible"/>
                <w:color w:val="0000FF"/>
                <w:sz w:val="20"/>
                <w:szCs w:val="20"/>
                <w:highlight w:val="white"/>
                <w:lang w:val="en-MY"/>
              </w:rPr>
            </w:pPr>
            <w:proofErr w:type="spellStart"/>
            <w:r w:rsidRPr="00373AB5">
              <w:rPr>
                <w:rFonts w:ascii="Atkinson Hyperlegible" w:eastAsia="Atkinson Hyperlegible" w:hAnsi="Atkinson Hyperlegible" w:cs="Atkinson Hyperlegible"/>
                <w:color w:val="0000FF"/>
                <w:sz w:val="20"/>
                <w:szCs w:val="20"/>
                <w:highlight w:val="white"/>
                <w:lang w:val="en-MY"/>
              </w:rPr>
              <w:t>Pelajar</w:t>
            </w:r>
            <w:proofErr w:type="spellEnd"/>
            <w:r w:rsidRPr="00373AB5">
              <w:rPr>
                <w:rFonts w:ascii="Atkinson Hyperlegible" w:eastAsia="Atkinson Hyperlegible" w:hAnsi="Atkinson Hyperlegible" w:cs="Atkinson Hyperlegible"/>
                <w:color w:val="0000FF"/>
                <w:sz w:val="20"/>
                <w:szCs w:val="20"/>
                <w:highlight w:val="white"/>
                <w:lang w:val="en-MY"/>
              </w:rPr>
              <w:t xml:space="preserve"> Semester 1 </w:t>
            </w:r>
            <w:proofErr w:type="spellStart"/>
            <w:r w:rsidRPr="00373AB5">
              <w:rPr>
                <w:rFonts w:ascii="Atkinson Hyperlegible" w:eastAsia="Atkinson Hyperlegible" w:hAnsi="Atkinson Hyperlegible" w:cs="Atkinson Hyperlegible"/>
                <w:color w:val="0000FF"/>
                <w:sz w:val="20"/>
                <w:szCs w:val="20"/>
                <w:highlight w:val="white"/>
                <w:lang w:val="en-MY"/>
              </w:rPr>
              <w:t>Matrikulasi</w:t>
            </w:r>
            <w:proofErr w:type="spellEnd"/>
            <w:r w:rsidRPr="00373AB5">
              <w:rPr>
                <w:rFonts w:ascii="Atkinson Hyperlegible" w:eastAsia="Atkinson Hyperlegible" w:hAnsi="Atkinson Hyperlegible" w:cs="Atkinson Hyperlegible"/>
                <w:color w:val="0000FF"/>
                <w:sz w:val="20"/>
                <w:szCs w:val="20"/>
                <w:highlight w:val="white"/>
                <w:lang w:val="en-MY"/>
              </w:rPr>
              <w:t xml:space="preserve"> yang Baharu.</w:t>
            </w:r>
            <w:r w:rsidR="00160C1F" w:rsidRPr="00373AB5">
              <w:rPr>
                <w:rFonts w:ascii="Atkinson Hyperlegible" w:eastAsia="Atkinson Hyperlegible" w:hAnsi="Atkinson Hyperlegible" w:cs="Atkinson Hyperlegible"/>
                <w:color w:val="0000FF"/>
                <w:sz w:val="20"/>
                <w:szCs w:val="20"/>
                <w:highlight w:val="white"/>
                <w:lang w:val="en-MY"/>
              </w:rPr>
              <w:t xml:space="preserve"> </w:t>
            </w:r>
          </w:p>
          <w:p w14:paraId="3500970F" w14:textId="77777777" w:rsidR="00160C1F" w:rsidRDefault="00160C1F" w:rsidP="00160C1F">
            <w:pPr>
              <w:pStyle w:val="ListParagraph"/>
              <w:widowControl w:val="0"/>
              <w:numPr>
                <w:ilvl w:val="0"/>
                <w:numId w:val="27"/>
              </w:numPr>
              <w:spacing w:line="240" w:lineRule="auto"/>
              <w:rPr>
                <w:rFonts w:ascii="Atkinson Hyperlegible" w:eastAsia="Atkinson Hyperlegible" w:hAnsi="Atkinson Hyperlegible" w:cs="Atkinson Hyperlegible"/>
                <w:color w:val="0000FF"/>
                <w:sz w:val="20"/>
                <w:szCs w:val="20"/>
                <w:highlight w:val="white"/>
                <w:lang w:val="en-MY"/>
              </w:rPr>
            </w:pPr>
            <w:r>
              <w:rPr>
                <w:rFonts w:ascii="Atkinson Hyperlegible" w:eastAsia="Atkinson Hyperlegible" w:hAnsi="Atkinson Hyperlegible" w:cs="Atkinson Hyperlegible"/>
                <w:color w:val="0000FF"/>
                <w:sz w:val="20"/>
                <w:szCs w:val="20"/>
                <w:highlight w:val="white"/>
                <w:lang w:val="en-MY"/>
              </w:rPr>
              <w:t>Julai 2026-0ktober 2026</w:t>
            </w:r>
          </w:p>
          <w:p w14:paraId="0A25658B" w14:textId="36E8C2E4" w:rsidR="00160C1F" w:rsidRPr="00160C1F" w:rsidRDefault="00160C1F" w:rsidP="00160C1F">
            <w:pPr>
              <w:pStyle w:val="ListParagraph"/>
              <w:widowControl w:val="0"/>
              <w:numPr>
                <w:ilvl w:val="0"/>
                <w:numId w:val="27"/>
              </w:numPr>
              <w:spacing w:line="240" w:lineRule="auto"/>
              <w:rPr>
                <w:rFonts w:ascii="Atkinson Hyperlegible" w:eastAsia="Atkinson Hyperlegible" w:hAnsi="Atkinson Hyperlegible" w:cs="Atkinson Hyperlegible"/>
                <w:color w:val="0000FF"/>
                <w:sz w:val="20"/>
                <w:szCs w:val="20"/>
                <w:highlight w:val="white"/>
                <w:lang w:val="en-MY"/>
              </w:rPr>
            </w:pPr>
            <w:proofErr w:type="spellStart"/>
            <w:r>
              <w:rPr>
                <w:rFonts w:ascii="Atkinson Hyperlegible" w:eastAsia="Atkinson Hyperlegible" w:hAnsi="Atkinson Hyperlegible" w:cs="Atkinson Hyperlegible"/>
                <w:color w:val="0000FF"/>
                <w:sz w:val="20"/>
                <w:szCs w:val="20"/>
                <w:highlight w:val="white"/>
                <w:lang w:val="en-MY"/>
              </w:rPr>
              <w:t>Pelajar</w:t>
            </w:r>
            <w:proofErr w:type="spellEnd"/>
            <w:r>
              <w:rPr>
                <w:rFonts w:ascii="Atkinson Hyperlegible" w:eastAsia="Atkinson Hyperlegible" w:hAnsi="Atkinson Hyperlegible" w:cs="Atkinson Hyperlegible"/>
                <w:color w:val="0000FF"/>
                <w:sz w:val="20"/>
                <w:szCs w:val="20"/>
                <w:highlight w:val="white"/>
                <w:lang w:val="en-MY"/>
              </w:rPr>
              <w:t xml:space="preserve"> </w:t>
            </w:r>
            <w:proofErr w:type="spellStart"/>
            <w:r w:rsidR="0041361F">
              <w:rPr>
                <w:rFonts w:ascii="Atkinson Hyperlegible" w:eastAsia="Atkinson Hyperlegible" w:hAnsi="Atkinson Hyperlegible" w:cs="Atkinson Hyperlegible"/>
                <w:color w:val="0000FF"/>
                <w:sz w:val="20"/>
                <w:szCs w:val="20"/>
                <w:highlight w:val="white"/>
                <w:lang w:val="en-MY"/>
              </w:rPr>
              <w:t>boleh</w:t>
            </w:r>
            <w:proofErr w:type="spellEnd"/>
            <w:r w:rsidR="0041361F">
              <w:rPr>
                <w:rFonts w:ascii="Atkinson Hyperlegible" w:eastAsia="Atkinson Hyperlegible" w:hAnsi="Atkinson Hyperlegible" w:cs="Atkinson Hyperlegible"/>
                <w:color w:val="0000FF"/>
                <w:sz w:val="20"/>
                <w:szCs w:val="20"/>
                <w:highlight w:val="white"/>
                <w:lang w:val="en-MY"/>
              </w:rPr>
              <w:t xml:space="preserve"> self-study </w:t>
            </w:r>
            <w:proofErr w:type="spellStart"/>
            <w:r w:rsidR="0041361F">
              <w:rPr>
                <w:rFonts w:ascii="Atkinson Hyperlegible" w:eastAsia="Atkinson Hyperlegible" w:hAnsi="Atkinson Hyperlegible" w:cs="Atkinson Hyperlegible"/>
                <w:color w:val="0000FF"/>
                <w:sz w:val="20"/>
                <w:szCs w:val="20"/>
                <w:highlight w:val="white"/>
                <w:lang w:val="en-MY"/>
              </w:rPr>
              <w:t>mengikut</w:t>
            </w:r>
            <w:proofErr w:type="spellEnd"/>
            <w:r w:rsidR="0041361F">
              <w:rPr>
                <w:rFonts w:ascii="Atkinson Hyperlegible" w:eastAsia="Atkinson Hyperlegible" w:hAnsi="Atkinson Hyperlegible" w:cs="Atkinson Hyperlegible"/>
                <w:color w:val="0000FF"/>
                <w:sz w:val="20"/>
                <w:szCs w:val="20"/>
                <w:highlight w:val="white"/>
                <w:lang w:val="en-MY"/>
              </w:rPr>
              <w:t xml:space="preserve"> pace and Band </w:t>
            </w:r>
            <w:proofErr w:type="spellStart"/>
            <w:r w:rsidR="0041361F">
              <w:rPr>
                <w:rFonts w:ascii="Atkinson Hyperlegible" w:eastAsia="Atkinson Hyperlegible" w:hAnsi="Atkinson Hyperlegible" w:cs="Atkinson Hyperlegible"/>
                <w:color w:val="0000FF"/>
                <w:sz w:val="20"/>
                <w:szCs w:val="20"/>
                <w:highlight w:val="white"/>
                <w:lang w:val="en-MY"/>
              </w:rPr>
              <w:t>mereka</w:t>
            </w:r>
            <w:proofErr w:type="spellEnd"/>
            <w:r w:rsidR="0041361F">
              <w:rPr>
                <w:rFonts w:ascii="Atkinson Hyperlegible" w:eastAsia="Atkinson Hyperlegible" w:hAnsi="Atkinson Hyperlegible" w:cs="Atkinson Hyperlegible"/>
                <w:color w:val="0000FF"/>
                <w:sz w:val="20"/>
                <w:szCs w:val="20"/>
                <w:highlight w:val="white"/>
                <w:lang w:val="en-MY"/>
              </w:rPr>
              <w:t xml:space="preserve">. </w:t>
            </w:r>
            <w:proofErr w:type="spellStart"/>
            <w:r w:rsidR="0041361F">
              <w:rPr>
                <w:rFonts w:ascii="Atkinson Hyperlegible" w:eastAsia="Atkinson Hyperlegible" w:hAnsi="Atkinson Hyperlegible" w:cs="Atkinson Hyperlegible"/>
                <w:color w:val="0000FF"/>
                <w:sz w:val="20"/>
                <w:szCs w:val="20"/>
                <w:highlight w:val="white"/>
                <w:lang w:val="en-MY"/>
              </w:rPr>
              <w:t>Bukan</w:t>
            </w:r>
            <w:proofErr w:type="spellEnd"/>
            <w:r w:rsidR="0041361F">
              <w:rPr>
                <w:rFonts w:ascii="Atkinson Hyperlegible" w:eastAsia="Atkinson Hyperlegible" w:hAnsi="Atkinson Hyperlegible" w:cs="Atkinson Hyperlegible"/>
                <w:color w:val="0000FF"/>
                <w:sz w:val="20"/>
                <w:szCs w:val="20"/>
                <w:highlight w:val="white"/>
                <w:lang w:val="en-MY"/>
              </w:rPr>
              <w:t xml:space="preserve"> guna </w:t>
            </w:r>
            <w:r w:rsidR="001C7F6D">
              <w:rPr>
                <w:rFonts w:ascii="Atkinson Hyperlegible" w:eastAsia="Atkinson Hyperlegible" w:hAnsi="Atkinson Hyperlegible" w:cs="Atkinson Hyperlegible"/>
                <w:color w:val="0000FF"/>
                <w:sz w:val="20"/>
                <w:szCs w:val="20"/>
                <w:highlight w:val="white"/>
                <w:lang w:val="en-MY"/>
              </w:rPr>
              <w:t>(</w:t>
            </w:r>
            <w:r w:rsidR="0041361F">
              <w:rPr>
                <w:rFonts w:ascii="Atkinson Hyperlegible" w:eastAsia="Atkinson Hyperlegible" w:hAnsi="Atkinson Hyperlegible" w:cs="Atkinson Hyperlegible"/>
                <w:color w:val="0000FF"/>
                <w:sz w:val="20"/>
                <w:szCs w:val="20"/>
                <w:highlight w:val="white"/>
                <w:lang w:val="en-MY"/>
              </w:rPr>
              <w:t xml:space="preserve">one </w:t>
            </w:r>
            <w:r w:rsidR="001C7F6D">
              <w:rPr>
                <w:rFonts w:ascii="Atkinson Hyperlegible" w:eastAsia="Atkinson Hyperlegible" w:hAnsi="Atkinson Hyperlegible" w:cs="Atkinson Hyperlegible"/>
                <w:color w:val="0000FF"/>
                <w:sz w:val="20"/>
                <w:szCs w:val="20"/>
                <w:highlight w:val="white"/>
                <w:lang w:val="en-MY"/>
              </w:rPr>
              <w:t>exercise fits all)</w:t>
            </w:r>
          </w:p>
        </w:tc>
        <w:tc>
          <w:tcPr>
            <w:tcW w:w="4515" w:type="dxa"/>
            <w:tcMar>
              <w:top w:w="100" w:type="dxa"/>
              <w:left w:w="100" w:type="dxa"/>
              <w:bottom w:w="100" w:type="dxa"/>
              <w:right w:w="100" w:type="dxa"/>
            </w:tcMar>
          </w:tcPr>
          <w:p w14:paraId="57B53FB7" w14:textId="77777777" w:rsidR="002609A7" w:rsidRDefault="00D34159">
            <w:pPr>
              <w:widowControl w:val="0"/>
              <w:spacing w:line="240" w:lineRule="auto"/>
              <w:rPr>
                <w:rFonts w:ascii="Montserrat" w:eastAsia="Montserrat" w:hAnsi="Montserrat" w:cs="Montserrat"/>
                <w:b/>
                <w:bCs/>
                <w:sz w:val="20"/>
                <w:szCs w:val="20"/>
              </w:rPr>
            </w:pPr>
            <w:proofErr w:type="spellStart"/>
            <w:r>
              <w:rPr>
                <w:rFonts w:ascii="Montserrat" w:eastAsia="Montserrat" w:hAnsi="Montserrat" w:cs="Montserrat"/>
                <w:b/>
                <w:bCs/>
                <w:sz w:val="20"/>
                <w:szCs w:val="20"/>
              </w:rPr>
              <w:lastRenderedPageBreak/>
              <w:t>Potensi</w:t>
            </w:r>
            <w:proofErr w:type="spellEnd"/>
            <w:r>
              <w:rPr>
                <w:rFonts w:ascii="Montserrat" w:eastAsia="Montserrat" w:hAnsi="Montserrat" w:cs="Montserrat"/>
                <w:b/>
                <w:bCs/>
                <w:sz w:val="20"/>
                <w:szCs w:val="20"/>
              </w:rPr>
              <w:t xml:space="preserve"> Kerjasama</w:t>
            </w:r>
          </w:p>
          <w:p w14:paraId="5F5A2E7D" w14:textId="77777777" w:rsidR="002609A7" w:rsidRDefault="00D34159">
            <w:pPr>
              <w:widowControl w:val="0"/>
              <w:spacing w:line="240" w:lineRule="auto"/>
              <w:rPr>
                <w:rFonts w:ascii="Atkinson Hyperlegible" w:eastAsia="Atkinson Hyperlegible" w:hAnsi="Atkinson Hyperlegible" w:cs="Atkinson Hyperlegibl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bentuk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kerjasama</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dalam</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komuniti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lastRenderedPageBreak/>
              <w:t>sekolah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atau</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luar</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boleh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dijalin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mengembangkan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intervensi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ini</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i/>
                <w:iCs/>
                <w:color w:val="666666"/>
                <w:highlight w:val="white"/>
              </w:rPr>
              <w:br/>
              <w:t xml:space="preserve">2. </w:t>
            </w:r>
            <w:proofErr w:type="spellStart"/>
            <w:r>
              <w:rPr>
                <w:rFonts w:ascii="Atkinson Hyperlegible" w:eastAsia="Atkinson Hyperlegible" w:hAnsi="Atkinson Hyperlegible" w:cs="Atkinson Hyperlegible"/>
                <w:i/>
                <w:iCs/>
                <w:color w:val="666666"/>
                <w:highlight w:val="white"/>
              </w:rPr>
              <w:t>Adakah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terdapat</w:t>
            </w:r>
            <w:proofErr w:type="spellEnd"/>
            <w:r>
              <w:rPr>
                <w:rFonts w:ascii="Atkinson Hyperlegible" w:eastAsia="Atkinson Hyperlegible" w:hAnsi="Atkinson Hyperlegible" w:cs="Atkinson Hyperlegible"/>
                <w:i/>
                <w:iCs/>
                <w:color w:val="666666"/>
                <w:highlight w:val="white"/>
              </w:rPr>
              <w:t xml:space="preserve"> kos </w:t>
            </w:r>
            <w:proofErr w:type="spellStart"/>
            <w:r>
              <w:rPr>
                <w:rFonts w:ascii="Atkinson Hyperlegible" w:eastAsia="Atkinson Hyperlegible" w:hAnsi="Atkinson Hyperlegible" w:cs="Atkinson Hyperlegible"/>
                <w:i/>
                <w:iCs/>
                <w:color w:val="666666"/>
                <w:highlight w:val="white"/>
              </w:rPr>
              <w:t>atau</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sumber</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diperlukan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pelestarian</w:t>
            </w:r>
            <w:proofErr w:type="spellEnd"/>
            <w:r>
              <w:rPr>
                <w:rFonts w:ascii="Atkinson Hyperlegible" w:eastAsia="Atkinson Hyperlegible" w:hAnsi="Atkinson Hyperlegible" w:cs="Atkinson Hyperlegible"/>
                <w:i/>
                <w:iCs/>
                <w:color w:val="666666"/>
                <w:highlight w:val="white"/>
              </w:rPr>
              <w:t xml:space="preserve">? </w:t>
            </w:r>
            <w:r>
              <w:rPr>
                <w:rFonts w:ascii="Atkinson Hyperlegible" w:eastAsia="Atkinson Hyperlegible" w:hAnsi="Atkinson Hyperlegible" w:cs="Atkinson Hyperlegible"/>
                <w:i/>
                <w:iCs/>
                <w:color w:val="666666"/>
                <w:highlight w:val="white"/>
              </w:rPr>
              <w:br/>
              <w:t xml:space="preserve">3. Jika </w:t>
            </w:r>
            <w:proofErr w:type="spellStart"/>
            <w:r>
              <w:rPr>
                <w:rFonts w:ascii="Atkinson Hyperlegible" w:eastAsia="Atkinson Hyperlegible" w:hAnsi="Atkinson Hyperlegible" w:cs="Atkinson Hyperlegible"/>
                <w:i/>
                <w:iCs/>
                <w:color w:val="666666"/>
                <w:highlight w:val="white"/>
              </w:rPr>
              <w:t>ya</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sumber</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boleh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dicari</w:t>
            </w:r>
            <w:proofErr w:type="spellEnd"/>
            <w:r>
              <w:rPr>
                <w:rFonts w:ascii="Atkinson Hyperlegible" w:eastAsia="Atkinson Hyperlegible" w:hAnsi="Atkinson Hyperlegible" w:cs="Atkinson Hyperlegible"/>
                <w:i/>
                <w:iCs/>
                <w:color w:val="666666"/>
                <w:highlight w:val="white"/>
              </w:rPr>
              <w:t xml:space="preserve">? </w:t>
            </w:r>
          </w:p>
          <w:p w14:paraId="21B6578A" w14:textId="77777777" w:rsidR="002609A7" w:rsidRDefault="002609A7">
            <w:pPr>
              <w:widowControl w:val="0"/>
              <w:spacing w:line="240" w:lineRule="auto"/>
              <w:rPr>
                <w:rFonts w:ascii="Atkinson Hyperlegible" w:eastAsia="Atkinson Hyperlegible" w:hAnsi="Atkinson Hyperlegible" w:cs="Atkinson Hyperlegible"/>
              </w:rPr>
            </w:pPr>
          </w:p>
          <w:p w14:paraId="6B4912B6" w14:textId="0F347DA1" w:rsidR="002609A7" w:rsidRPr="003500F9" w:rsidRDefault="00D34159">
            <w:pPr>
              <w:widowControl w:val="0"/>
              <w:spacing w:line="240" w:lineRule="auto"/>
              <w:rPr>
                <w:rFonts w:ascii="Atkinson Hyperlegible" w:eastAsia="Atkinson Hyperlegible" w:hAnsi="Atkinson Hyperlegible" w:cs="Atkinson Hyperlegible"/>
                <w:color w:val="0000FF"/>
                <w:sz w:val="20"/>
                <w:szCs w:val="20"/>
                <w:highlight w:val="white"/>
                <w:lang w:val="fi-FI"/>
              </w:rPr>
            </w:pPr>
            <w:r w:rsidRPr="003500F9">
              <w:rPr>
                <w:rFonts w:ascii="Atkinson Hyperlegible" w:eastAsia="Atkinson Hyperlegible" w:hAnsi="Atkinson Hyperlegible" w:cs="Atkinson Hyperlegible"/>
                <w:color w:val="0000FF"/>
                <w:highlight w:val="white"/>
                <w:lang w:val="fi-FI"/>
              </w:rPr>
              <w:t>Jawapan</w:t>
            </w:r>
            <w:r w:rsidRPr="003500F9">
              <w:rPr>
                <w:rFonts w:ascii="Atkinson Hyperlegible" w:eastAsia="Atkinson Hyperlegible" w:hAnsi="Atkinson Hyperlegible" w:cs="Atkinson Hyperlegible"/>
                <w:color w:val="0000FF"/>
                <w:sz w:val="20"/>
                <w:szCs w:val="20"/>
                <w:highlight w:val="white"/>
                <w:lang w:val="fi-FI"/>
              </w:rPr>
              <w:t>:</w:t>
            </w:r>
            <w:r w:rsidR="00D2677D" w:rsidRPr="003500F9">
              <w:rPr>
                <w:rFonts w:ascii="Atkinson Hyperlegible" w:eastAsia="Atkinson Hyperlegible" w:hAnsi="Atkinson Hyperlegible" w:cs="Atkinson Hyperlegible"/>
                <w:color w:val="0000FF"/>
                <w:sz w:val="20"/>
                <w:szCs w:val="20"/>
                <w:highlight w:val="white"/>
                <w:lang w:val="fi-FI"/>
              </w:rPr>
              <w:t xml:space="preserve"> </w:t>
            </w:r>
            <w:r w:rsidR="00AF3BC6" w:rsidRPr="003500F9">
              <w:rPr>
                <w:rFonts w:ascii="Atkinson Hyperlegible" w:eastAsia="Atkinson Hyperlegible" w:hAnsi="Atkinson Hyperlegible" w:cs="Atkinson Hyperlegible"/>
                <w:color w:val="0000FF"/>
                <w:sz w:val="20"/>
                <w:szCs w:val="20"/>
                <w:highlight w:val="white"/>
                <w:lang w:val="fi-FI"/>
              </w:rPr>
              <w:br/>
              <w:t>1.</w:t>
            </w:r>
            <w:r w:rsidR="003500F9">
              <w:rPr>
                <w:rFonts w:ascii="Atkinson Hyperlegible" w:eastAsia="Atkinson Hyperlegible" w:hAnsi="Atkinson Hyperlegible" w:cs="Atkinson Hyperlegible"/>
                <w:color w:val="0000FF"/>
                <w:sz w:val="20"/>
                <w:szCs w:val="20"/>
                <w:highlight w:val="white"/>
                <w:lang w:val="fi-FI"/>
              </w:rPr>
              <w:t xml:space="preserve"> </w:t>
            </w:r>
            <w:r w:rsidR="00AF3BC6" w:rsidRPr="003500F9">
              <w:rPr>
                <w:rFonts w:ascii="Atkinson Hyperlegible" w:eastAsia="Atkinson Hyperlegible" w:hAnsi="Atkinson Hyperlegible" w:cs="Atkinson Hyperlegible"/>
                <w:color w:val="0000FF"/>
                <w:sz w:val="20"/>
                <w:szCs w:val="20"/>
                <w:highlight w:val="white"/>
                <w:lang w:val="fi-FI"/>
              </w:rPr>
              <w:t>Tiada</w:t>
            </w:r>
            <w:r w:rsidR="0012523A">
              <w:rPr>
                <w:rFonts w:ascii="Atkinson Hyperlegible" w:eastAsia="Atkinson Hyperlegible" w:hAnsi="Atkinson Hyperlegible" w:cs="Atkinson Hyperlegible"/>
                <w:color w:val="0000FF"/>
                <w:sz w:val="20"/>
                <w:szCs w:val="20"/>
                <w:highlight w:val="white"/>
                <w:lang w:val="fi-FI"/>
              </w:rPr>
              <w:t xml:space="preserve"> (Sekolah lain, pelajar tidak dibenarkan guna gadget di kelas)</w:t>
            </w:r>
            <w:r w:rsidR="00AF3BC6" w:rsidRPr="003500F9">
              <w:rPr>
                <w:rFonts w:ascii="Atkinson Hyperlegible" w:eastAsia="Atkinson Hyperlegible" w:hAnsi="Atkinson Hyperlegible" w:cs="Atkinson Hyperlegible"/>
                <w:color w:val="0000FF"/>
                <w:sz w:val="20"/>
                <w:szCs w:val="20"/>
                <w:highlight w:val="white"/>
                <w:lang w:val="fi-FI"/>
              </w:rPr>
              <w:br/>
              <w:t xml:space="preserve">2. </w:t>
            </w:r>
            <w:r w:rsidR="003500F9" w:rsidRPr="003500F9">
              <w:rPr>
                <w:rFonts w:ascii="Atkinson Hyperlegible" w:eastAsia="Atkinson Hyperlegible" w:hAnsi="Atkinson Hyperlegible" w:cs="Atkinson Hyperlegible"/>
                <w:color w:val="0000FF"/>
                <w:sz w:val="20"/>
                <w:szCs w:val="20"/>
                <w:highlight w:val="white"/>
                <w:lang w:val="fi-FI"/>
              </w:rPr>
              <w:t>Pelajar ada Google Sites</w:t>
            </w:r>
          </w:p>
          <w:p w14:paraId="6D5FB831" w14:textId="77777777" w:rsidR="002609A7" w:rsidRPr="003500F9" w:rsidRDefault="002609A7">
            <w:pPr>
              <w:widowControl w:val="0"/>
              <w:spacing w:line="240" w:lineRule="auto"/>
              <w:rPr>
                <w:rFonts w:ascii="Atkinson Hyperlegible" w:eastAsia="Atkinson Hyperlegible" w:hAnsi="Atkinson Hyperlegible" w:cs="Atkinson Hyperlegible"/>
                <w:b/>
                <w:bCs/>
                <w:highlight w:val="white"/>
                <w:lang w:val="fi-FI"/>
              </w:rPr>
            </w:pPr>
          </w:p>
          <w:p w14:paraId="0C2A152F" w14:textId="77777777" w:rsidR="002609A7" w:rsidRPr="003500F9" w:rsidRDefault="002609A7">
            <w:pPr>
              <w:widowControl w:val="0"/>
              <w:spacing w:line="240" w:lineRule="auto"/>
              <w:rPr>
                <w:rFonts w:ascii="Atkinson Hyperlegible" w:eastAsia="Atkinson Hyperlegible" w:hAnsi="Atkinson Hyperlegible" w:cs="Atkinson Hyperlegible"/>
                <w:b/>
                <w:bCs/>
                <w:highlight w:val="white"/>
                <w:lang w:val="fi-FI"/>
              </w:rPr>
            </w:pPr>
          </w:p>
        </w:tc>
      </w:tr>
      <w:tr w:rsidR="002609A7" w14:paraId="76E234EB" w14:textId="77777777">
        <w:trPr>
          <w:trHeight w:val="499"/>
        </w:trPr>
        <w:tc>
          <w:tcPr>
            <w:tcW w:w="13815" w:type="dxa"/>
            <w:gridSpan w:val="3"/>
            <w:tcMar>
              <w:top w:w="100" w:type="dxa"/>
              <w:left w:w="100" w:type="dxa"/>
              <w:bottom w:w="100" w:type="dxa"/>
              <w:right w:w="100" w:type="dxa"/>
            </w:tcMar>
          </w:tcPr>
          <w:p w14:paraId="27AEC5AD" w14:textId="77777777" w:rsidR="002609A7" w:rsidRDefault="00D34159">
            <w:pPr>
              <w:widowControl w:val="0"/>
              <w:spacing w:line="240" w:lineRule="auto"/>
              <w:rPr>
                <w:rFonts w:ascii="Atkinson Hyperlegible" w:eastAsia="Atkinson Hyperlegible" w:hAnsi="Atkinson Hyperlegible" w:cs="Atkinson Hyperlegible"/>
                <w:color w:val="0000FF"/>
                <w:sz w:val="24"/>
                <w:szCs w:val="24"/>
                <w:highlight w:val="white"/>
              </w:rPr>
            </w:pPr>
            <w:r>
              <w:rPr>
                <w:rFonts w:ascii="Montserrat" w:eastAsia="Montserrat" w:hAnsi="Montserrat" w:cs="Montserrat"/>
                <w:b/>
                <w:bCs/>
                <w:sz w:val="24"/>
                <w:szCs w:val="24"/>
              </w:rPr>
              <w:lastRenderedPageBreak/>
              <w:t xml:space="preserve">b) Tindakan </w:t>
            </w:r>
            <w:proofErr w:type="spellStart"/>
            <w:r>
              <w:rPr>
                <w:rFonts w:ascii="Montserrat" w:eastAsia="Montserrat" w:hAnsi="Montserrat" w:cs="Montserrat"/>
                <w:b/>
                <w:bCs/>
                <w:sz w:val="24"/>
                <w:szCs w:val="24"/>
              </w:rPr>
              <w:t>Pelestarian</w:t>
            </w:r>
            <w:proofErr w:type="spellEnd"/>
          </w:p>
        </w:tc>
      </w:tr>
      <w:tr w:rsidR="002609A7" w:rsidRPr="00787BF2" w14:paraId="0F97F45A" w14:textId="77777777">
        <w:trPr>
          <w:trHeight w:val="400"/>
        </w:trPr>
        <w:tc>
          <w:tcPr>
            <w:tcW w:w="4605" w:type="dxa"/>
            <w:tcMar>
              <w:top w:w="100" w:type="dxa"/>
              <w:left w:w="100" w:type="dxa"/>
              <w:bottom w:w="100" w:type="dxa"/>
              <w:right w:w="100" w:type="dxa"/>
            </w:tcMar>
          </w:tcPr>
          <w:p w14:paraId="5F15089D"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proofErr w:type="spellStart"/>
            <w:r>
              <w:rPr>
                <w:rFonts w:ascii="Montserrat" w:eastAsia="Montserrat" w:hAnsi="Montserrat" w:cs="Montserrat"/>
                <w:b/>
                <w:bCs/>
                <w:sz w:val="20"/>
                <w:szCs w:val="20"/>
              </w:rPr>
              <w:t>Penambahbaikan</w:t>
            </w:r>
            <w:proofErr w:type="spellEnd"/>
            <w:r>
              <w:rPr>
                <w:rFonts w:ascii="Montserrat" w:eastAsia="Montserrat" w:hAnsi="Montserrat" w:cs="Montserrat"/>
                <w:b/>
                <w:bCs/>
                <w:sz w:val="20"/>
                <w:szCs w:val="20"/>
              </w:rPr>
              <w:t xml:space="preserve"> </w:t>
            </w:r>
            <w:proofErr w:type="spellStart"/>
            <w:r>
              <w:rPr>
                <w:rFonts w:ascii="Montserrat" w:eastAsia="Montserrat" w:hAnsi="Montserrat" w:cs="Montserrat"/>
                <w:b/>
                <w:bCs/>
                <w:sz w:val="20"/>
                <w:szCs w:val="20"/>
              </w:rPr>
              <w:t>Kendiri</w:t>
            </w:r>
            <w:proofErr w:type="spellEnd"/>
          </w:p>
          <w:p w14:paraId="44F868F2" w14:textId="77777777" w:rsidR="002609A7" w:rsidRDefault="00D34159">
            <w:pPr>
              <w:widowControl w:val="0"/>
              <w:spacing w:line="240" w:lineRule="auto"/>
              <w:rPr>
                <w:rFonts w:ascii="Atkinson Hyperlegible" w:eastAsia="Atkinson Hyperlegible" w:hAnsi="Atkinson Hyperlegible" w:cs="Atkinson Hyperlegible"/>
                <w:i/>
                <w:iCs/>
                <w:color w:val="666666"/>
                <w:highlight w:val="white"/>
              </w:rPr>
            </w:pPr>
            <w:r>
              <w:rPr>
                <w:rFonts w:ascii="Atkinson Hyperlegible" w:eastAsia="Atkinson Hyperlegible" w:hAnsi="Atkinson Hyperlegible" w:cs="Atkinson Hyperlegible"/>
                <w:i/>
                <w:iCs/>
                <w:color w:val="666666"/>
                <w:highlight w:val="white"/>
              </w:rPr>
              <w:t xml:space="preserve">1. </w:t>
            </w:r>
            <w:proofErr w:type="spellStart"/>
            <w:r>
              <w:rPr>
                <w:rFonts w:ascii="Atkinson Hyperlegible" w:eastAsia="Atkinson Hyperlegible" w:hAnsi="Atkinson Hyperlegible" w:cs="Atkinson Hyperlegible"/>
                <w:i/>
                <w:iCs/>
                <w:color w:val="666666"/>
                <w:highlight w:val="white"/>
              </w:rPr>
              <w:t>Berdasarkan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pertimbangan</w:t>
            </w:r>
            <w:proofErr w:type="spellEnd"/>
            <w:r>
              <w:rPr>
                <w:rFonts w:ascii="Atkinson Hyperlegible" w:eastAsia="Atkinson Hyperlegible" w:hAnsi="Atkinson Hyperlegible" w:cs="Atkinson Hyperlegible"/>
                <w:i/>
                <w:iCs/>
                <w:color w:val="666666"/>
                <w:highlight w:val="white"/>
              </w:rPr>
              <w:t xml:space="preserve"> di </w:t>
            </w:r>
            <w:proofErr w:type="spellStart"/>
            <w:r>
              <w:rPr>
                <w:rFonts w:ascii="Atkinson Hyperlegible" w:eastAsia="Atkinson Hyperlegible" w:hAnsi="Atkinson Hyperlegible" w:cs="Atkinson Hyperlegible"/>
                <w:i/>
                <w:iCs/>
                <w:color w:val="666666"/>
                <w:highlight w:val="white"/>
              </w:rPr>
              <w:t>atas</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apakah</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tindakan</w:t>
            </w:r>
            <w:proofErr w:type="spellEnd"/>
            <w:r>
              <w:rPr>
                <w:rFonts w:ascii="Atkinson Hyperlegible" w:eastAsia="Atkinson Hyperlegible" w:hAnsi="Atkinson Hyperlegible" w:cs="Atkinson Hyperlegible"/>
                <w:i/>
                <w:iCs/>
                <w:color w:val="666666"/>
                <w:highlight w:val="white"/>
              </w:rPr>
              <w:t xml:space="preserve"> yang </w:t>
            </w:r>
            <w:proofErr w:type="spellStart"/>
            <w:r>
              <w:rPr>
                <w:rFonts w:ascii="Atkinson Hyperlegible" w:eastAsia="Atkinson Hyperlegible" w:hAnsi="Atkinson Hyperlegible" w:cs="Atkinson Hyperlegible"/>
                <w:i/>
                <w:iCs/>
                <w:color w:val="666666"/>
                <w:highlight w:val="white"/>
              </w:rPr>
              <w:t>anda</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ambil</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untuk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melestarikan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projek</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ini</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meningkatkan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amalan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PdPc</w:t>
            </w:r>
            <w:proofErr w:type="spellEnd"/>
            <w:r>
              <w:rPr>
                <w:rFonts w:ascii="Atkinson Hyperlegible" w:eastAsia="Atkinson Hyperlegible" w:hAnsi="Atkinson Hyperlegible" w:cs="Atkinson Hyperlegible"/>
                <w:i/>
                <w:iCs/>
                <w:color w:val="666666"/>
                <w:highlight w:val="white"/>
              </w:rPr>
              <w:t>/</w:t>
            </w:r>
            <w:proofErr w:type="spellStart"/>
            <w:r>
              <w:rPr>
                <w:rFonts w:ascii="Atkinson Hyperlegible" w:eastAsia="Atkinson Hyperlegible" w:hAnsi="Atkinson Hyperlegible" w:cs="Atkinson Hyperlegible"/>
                <w:i/>
                <w:iCs/>
                <w:color w:val="666666"/>
                <w:highlight w:val="white"/>
              </w:rPr>
              <w:t>kepimpinan</w:t>
            </w:r>
            <w:proofErr w:type="spellEnd"/>
            <w:r>
              <w:rPr>
                <w:rFonts w:ascii="Atkinson Hyperlegible" w:eastAsia="Atkinson Hyperlegible" w:hAnsi="Atkinson Hyperlegible" w:cs="Atkinson Hyperlegible"/>
                <w:i/>
                <w:iCs/>
                <w:color w:val="666666"/>
                <w:highlight w:val="white"/>
              </w:rPr>
              <w:t xml:space="preserve"> </w:t>
            </w:r>
            <w:proofErr w:type="spellStart"/>
            <w:r>
              <w:rPr>
                <w:rFonts w:ascii="Atkinson Hyperlegible" w:eastAsia="Atkinson Hyperlegible" w:hAnsi="Atkinson Hyperlegible" w:cs="Atkinson Hyperlegible"/>
                <w:i/>
                <w:iCs/>
                <w:color w:val="666666"/>
                <w:highlight w:val="white"/>
              </w:rPr>
              <w:t>anda</w:t>
            </w:r>
            <w:proofErr w:type="spellEnd"/>
            <w:r>
              <w:rPr>
                <w:rFonts w:ascii="Atkinson Hyperlegible" w:eastAsia="Atkinson Hyperlegible" w:hAnsi="Atkinson Hyperlegible" w:cs="Atkinson Hyperlegible"/>
                <w:i/>
                <w:iCs/>
                <w:color w:val="666666"/>
                <w:highlight w:val="white"/>
              </w:rPr>
              <w:t xml:space="preserve">? </w:t>
            </w:r>
          </w:p>
          <w:p w14:paraId="08DED3B3" w14:textId="77777777" w:rsidR="002609A7" w:rsidRPr="00C13CEC" w:rsidRDefault="00D34159">
            <w:pPr>
              <w:widowControl w:val="0"/>
              <w:spacing w:line="240" w:lineRule="auto"/>
              <w:rPr>
                <w:rFonts w:ascii="Atkinson Hyperlegible" w:eastAsia="Atkinson Hyperlegible" w:hAnsi="Atkinson Hyperlegible" w:cs="Atkinson Hyperlegible"/>
                <w:lang w:val="fi-FI"/>
              </w:rPr>
            </w:pPr>
            <w:r w:rsidRPr="00C13CEC">
              <w:rPr>
                <w:rFonts w:ascii="Atkinson Hyperlegible" w:eastAsia="Atkinson Hyperlegible" w:hAnsi="Atkinson Hyperlegible" w:cs="Atkinson Hyperlegible"/>
                <w:i/>
                <w:iCs/>
                <w:color w:val="666666"/>
                <w:highlight w:val="white"/>
                <w:lang w:val="fi-FI"/>
              </w:rPr>
              <w:t>a. Tuliskan 1 atau lebih tindakan.</w:t>
            </w:r>
            <w:r w:rsidRPr="00C13CEC">
              <w:rPr>
                <w:rFonts w:ascii="Atkinson Hyperlegible" w:eastAsia="Atkinson Hyperlegible" w:hAnsi="Atkinson Hyperlegible" w:cs="Atkinson Hyperlegible"/>
                <w:i/>
                <w:iCs/>
                <w:color w:val="666666"/>
                <w:highlight w:val="white"/>
                <w:lang w:val="fi-FI"/>
              </w:rPr>
              <w:br/>
              <w:t>b. Nyatakan tindakan di mana anda boleh melibatkan Buddy/ guru lain.</w:t>
            </w:r>
          </w:p>
          <w:p w14:paraId="676C2DF3"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3C2BBEC2" w14:textId="61A57C23" w:rsidR="002609A7" w:rsidRPr="004E422D" w:rsidRDefault="00D34159">
            <w:pPr>
              <w:widowControl w:val="0"/>
              <w:spacing w:line="240" w:lineRule="auto"/>
              <w:rPr>
                <w:rFonts w:ascii="Atkinson Hyperlegible" w:eastAsia="Atkinson Hyperlegible" w:hAnsi="Atkinson Hyperlegible" w:cs="Atkinson Hyperlegible"/>
                <w:color w:val="0000FF"/>
                <w:sz w:val="20"/>
                <w:szCs w:val="20"/>
                <w:highlight w:val="white"/>
                <w:lang w:val="fi-FI"/>
              </w:rPr>
            </w:pPr>
            <w:r w:rsidRPr="004141A6">
              <w:rPr>
                <w:rFonts w:ascii="Atkinson Hyperlegible" w:eastAsia="Atkinson Hyperlegible" w:hAnsi="Atkinson Hyperlegible" w:cs="Atkinson Hyperlegible"/>
                <w:color w:val="0000FF"/>
                <w:highlight w:val="white"/>
                <w:lang w:val="fi-FI"/>
              </w:rPr>
              <w:t>Jawapan</w:t>
            </w:r>
            <w:r w:rsidRPr="004141A6">
              <w:rPr>
                <w:rFonts w:ascii="Atkinson Hyperlegible" w:eastAsia="Atkinson Hyperlegible" w:hAnsi="Atkinson Hyperlegible" w:cs="Atkinson Hyperlegible"/>
                <w:color w:val="0000FF"/>
                <w:sz w:val="20"/>
                <w:szCs w:val="20"/>
                <w:highlight w:val="white"/>
                <w:lang w:val="fi-FI"/>
              </w:rPr>
              <w:t>:</w:t>
            </w:r>
            <w:r w:rsidR="00CA0712" w:rsidRPr="004141A6">
              <w:rPr>
                <w:rFonts w:ascii="Atkinson Hyperlegible" w:eastAsia="Atkinson Hyperlegible" w:hAnsi="Atkinson Hyperlegible" w:cs="Atkinson Hyperlegible"/>
                <w:color w:val="0000FF"/>
                <w:sz w:val="20"/>
                <w:szCs w:val="20"/>
                <w:highlight w:val="white"/>
                <w:lang w:val="fi-FI"/>
              </w:rPr>
              <w:t xml:space="preserve"> </w:t>
            </w:r>
            <w:r w:rsidR="00ED58E3" w:rsidRPr="004141A6">
              <w:rPr>
                <w:rFonts w:ascii="Atkinson Hyperlegible" w:eastAsia="Atkinson Hyperlegible" w:hAnsi="Atkinson Hyperlegible" w:cs="Atkinson Hyperlegible"/>
                <w:color w:val="0000FF"/>
                <w:sz w:val="20"/>
                <w:szCs w:val="20"/>
                <w:highlight w:val="white"/>
                <w:lang w:val="fi-FI"/>
              </w:rPr>
              <w:t xml:space="preserve">Saya menggunakan </w:t>
            </w:r>
            <w:r w:rsidR="004141A6" w:rsidRPr="004141A6">
              <w:rPr>
                <w:rFonts w:ascii="Atkinson Hyperlegible" w:eastAsia="Atkinson Hyperlegible" w:hAnsi="Atkinson Hyperlegible" w:cs="Atkinson Hyperlegible"/>
                <w:color w:val="0000FF"/>
                <w:sz w:val="20"/>
                <w:szCs w:val="20"/>
                <w:highlight w:val="white"/>
                <w:lang w:val="fi-FI"/>
              </w:rPr>
              <w:t xml:space="preserve">Aplikasi </w:t>
            </w:r>
            <w:r w:rsidR="00ED58E3" w:rsidRPr="004141A6">
              <w:rPr>
                <w:rFonts w:ascii="Atkinson Hyperlegible" w:eastAsia="Atkinson Hyperlegible" w:hAnsi="Atkinson Hyperlegible" w:cs="Atkinson Hyperlegible"/>
                <w:color w:val="0000FF"/>
                <w:sz w:val="20"/>
                <w:szCs w:val="20"/>
                <w:highlight w:val="white"/>
                <w:lang w:val="fi-FI"/>
              </w:rPr>
              <w:t>Google Sites</w:t>
            </w:r>
            <w:r w:rsidR="004141A6" w:rsidRPr="004141A6">
              <w:rPr>
                <w:rFonts w:ascii="Atkinson Hyperlegible" w:eastAsia="Atkinson Hyperlegible" w:hAnsi="Atkinson Hyperlegible" w:cs="Atkinson Hyperlegible"/>
                <w:color w:val="0000FF"/>
                <w:sz w:val="20"/>
                <w:szCs w:val="20"/>
                <w:highlight w:val="white"/>
                <w:lang w:val="fi-FI"/>
              </w:rPr>
              <w:t>.</w:t>
            </w:r>
            <w:r w:rsidR="004141A6">
              <w:rPr>
                <w:rFonts w:ascii="Atkinson Hyperlegible" w:eastAsia="Atkinson Hyperlegible" w:hAnsi="Atkinson Hyperlegible" w:cs="Atkinson Hyperlegible"/>
                <w:color w:val="0000FF"/>
                <w:sz w:val="20"/>
                <w:szCs w:val="20"/>
                <w:highlight w:val="white"/>
                <w:lang w:val="fi-FI"/>
              </w:rPr>
              <w:t xml:space="preserve"> </w:t>
            </w:r>
            <w:r w:rsidR="004141A6" w:rsidRPr="004E422D">
              <w:rPr>
                <w:rFonts w:ascii="Atkinson Hyperlegible" w:eastAsia="Atkinson Hyperlegible" w:hAnsi="Atkinson Hyperlegible" w:cs="Atkinson Hyperlegible"/>
                <w:color w:val="0000FF"/>
                <w:sz w:val="20"/>
                <w:szCs w:val="20"/>
                <w:highlight w:val="white"/>
                <w:lang w:val="fi-FI"/>
              </w:rPr>
              <w:t xml:space="preserve">Setiap pelajar saya menggunakan AI chatbox untuk semak esei masing-masing dan paparkan di Google site masing-masing </w:t>
            </w:r>
            <w:r w:rsidR="004E422D" w:rsidRPr="004E422D">
              <w:rPr>
                <w:rFonts w:ascii="Atkinson Hyperlegible" w:eastAsia="Atkinson Hyperlegible" w:hAnsi="Atkinson Hyperlegible" w:cs="Atkinson Hyperlegible"/>
                <w:color w:val="0000FF"/>
                <w:sz w:val="20"/>
                <w:szCs w:val="20"/>
                <w:highlight w:val="white"/>
                <w:lang w:val="fi-FI"/>
              </w:rPr>
              <w:t>untuk rujukan pre</w:t>
            </w:r>
            <w:r w:rsidR="004E422D">
              <w:rPr>
                <w:rFonts w:ascii="Atkinson Hyperlegible" w:eastAsia="Atkinson Hyperlegible" w:hAnsi="Atkinson Hyperlegible" w:cs="Atkinson Hyperlegible"/>
                <w:color w:val="0000FF"/>
                <w:sz w:val="20"/>
                <w:szCs w:val="20"/>
                <w:highlight w:val="white"/>
                <w:lang w:val="fi-FI"/>
              </w:rPr>
              <w:t>stasi masing-masing untuk 4 bulan yang akan datang</w:t>
            </w:r>
          </w:p>
          <w:p w14:paraId="7541FF80" w14:textId="77777777" w:rsidR="002609A7" w:rsidRPr="004E422D" w:rsidRDefault="002609A7">
            <w:pPr>
              <w:widowControl w:val="0"/>
              <w:spacing w:line="240" w:lineRule="auto"/>
              <w:rPr>
                <w:rFonts w:ascii="Atkinson Hyperlegible" w:eastAsia="Atkinson Hyperlegible" w:hAnsi="Atkinson Hyperlegible" w:cs="Atkinson Hyperlegible"/>
                <w:color w:val="0000FF"/>
                <w:sz w:val="20"/>
                <w:szCs w:val="20"/>
                <w:highlight w:val="white"/>
                <w:lang w:val="fi-FI"/>
              </w:rPr>
            </w:pPr>
          </w:p>
          <w:p w14:paraId="7FF3C855" w14:textId="77777777" w:rsidR="002609A7" w:rsidRPr="004E422D" w:rsidRDefault="002609A7">
            <w:pPr>
              <w:widowControl w:val="0"/>
              <w:spacing w:line="240" w:lineRule="auto"/>
              <w:rPr>
                <w:rFonts w:ascii="Atkinson Hyperlegible" w:eastAsia="Atkinson Hyperlegible" w:hAnsi="Atkinson Hyperlegible" w:cs="Atkinson Hyperlegible"/>
                <w:color w:val="0000FF"/>
                <w:sz w:val="20"/>
                <w:szCs w:val="20"/>
                <w:highlight w:val="white"/>
                <w:lang w:val="fi-FI"/>
              </w:rPr>
            </w:pPr>
          </w:p>
          <w:p w14:paraId="46596861" w14:textId="77777777" w:rsidR="002609A7" w:rsidRPr="004E422D" w:rsidRDefault="002609A7">
            <w:pPr>
              <w:widowControl w:val="0"/>
              <w:spacing w:line="240" w:lineRule="auto"/>
              <w:rPr>
                <w:rFonts w:ascii="Atkinson Hyperlegible" w:eastAsia="Atkinson Hyperlegible" w:hAnsi="Atkinson Hyperlegible" w:cs="Atkinson Hyperlegible"/>
                <w:color w:val="0000FF"/>
                <w:sz w:val="20"/>
                <w:szCs w:val="20"/>
                <w:highlight w:val="white"/>
                <w:lang w:val="fi-FI"/>
              </w:rPr>
            </w:pPr>
          </w:p>
        </w:tc>
        <w:tc>
          <w:tcPr>
            <w:tcW w:w="4695" w:type="dxa"/>
            <w:tcMar>
              <w:top w:w="100" w:type="dxa"/>
              <w:left w:w="100" w:type="dxa"/>
              <w:bottom w:w="100" w:type="dxa"/>
              <w:right w:w="100" w:type="dxa"/>
            </w:tcMar>
          </w:tcPr>
          <w:p w14:paraId="6F0622AF" w14:textId="77777777" w:rsidR="002609A7" w:rsidRPr="00BB7825"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BB7825">
              <w:rPr>
                <w:rFonts w:ascii="Montserrat" w:eastAsia="Montserrat" w:hAnsi="Montserrat" w:cs="Montserrat"/>
                <w:b/>
                <w:bCs/>
                <w:sz w:val="20"/>
                <w:szCs w:val="20"/>
                <w:lang w:val="fi-FI"/>
              </w:rPr>
              <w:lastRenderedPageBreak/>
              <w:t>Penambahbaikan Guru-guru: PLC</w:t>
            </w:r>
          </w:p>
          <w:p w14:paraId="596D7E6C" w14:textId="77777777" w:rsidR="002609A7" w:rsidRPr="00C13CEC"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BB7825">
              <w:rPr>
                <w:rFonts w:ascii="Atkinson Hyperlegible" w:eastAsia="Atkinson Hyperlegible" w:hAnsi="Atkinson Hyperlegible" w:cs="Atkinson Hyperlegible"/>
                <w:i/>
                <w:iCs/>
                <w:color w:val="666666"/>
                <w:highlight w:val="white"/>
                <w:lang w:val="fi-FI"/>
              </w:rPr>
              <w:t xml:space="preserve">1. Rancang sebuah perkongsian PLC bersama Buddy anda. </w:t>
            </w:r>
            <w:r w:rsidRPr="00C13CEC">
              <w:rPr>
                <w:rFonts w:ascii="Atkinson Hyperlegible" w:eastAsia="Atkinson Hyperlegible" w:hAnsi="Atkinson Hyperlegible" w:cs="Atkinson Hyperlegible"/>
                <w:i/>
                <w:iCs/>
                <w:color w:val="666666"/>
                <w:highlight w:val="white"/>
                <w:lang w:val="fi-FI"/>
              </w:rPr>
              <w:t xml:space="preserve">Isikan maklumat PLC di bawah. </w:t>
            </w:r>
          </w:p>
          <w:p w14:paraId="5897CFF9" w14:textId="77777777" w:rsidR="002609A7" w:rsidRPr="00C13CEC"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53125C05"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0261207C"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6327E167"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0BFF1AA5"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54ADD779" w14:textId="77777777" w:rsidR="002609A7" w:rsidRPr="00C13CEC" w:rsidRDefault="002609A7">
            <w:pPr>
              <w:widowControl w:val="0"/>
              <w:spacing w:line="240" w:lineRule="auto"/>
              <w:rPr>
                <w:rFonts w:ascii="Atkinson Hyperlegible" w:eastAsia="Atkinson Hyperlegible" w:hAnsi="Atkinson Hyperlegible" w:cs="Atkinson Hyperlegible"/>
                <w:lang w:val="fi-FI"/>
              </w:rPr>
            </w:pPr>
          </w:p>
          <w:p w14:paraId="2C302B41" w14:textId="72156521" w:rsidR="002609A7" w:rsidRPr="008974DC" w:rsidRDefault="00D34159">
            <w:pPr>
              <w:widowControl w:val="0"/>
              <w:spacing w:line="240" w:lineRule="auto"/>
              <w:rPr>
                <w:rFonts w:ascii="Montserrat" w:eastAsia="Montserrat" w:hAnsi="Montserrat" w:cs="Montserrat"/>
                <w:b/>
                <w:bCs/>
                <w:sz w:val="20"/>
                <w:szCs w:val="20"/>
                <w:lang w:val="fi-FI"/>
              </w:rPr>
            </w:pPr>
            <w:proofErr w:type="spellStart"/>
            <w:r>
              <w:rPr>
                <w:rFonts w:ascii="Atkinson Hyperlegible" w:eastAsia="Atkinson Hyperlegible" w:hAnsi="Atkinson Hyperlegible" w:cs="Atkinson Hyperlegible"/>
                <w:color w:val="0000FF"/>
                <w:highlight w:val="white"/>
              </w:rPr>
              <w:t>Jawapan</w:t>
            </w:r>
            <w:proofErr w:type="spellEnd"/>
            <w:r>
              <w:rPr>
                <w:rFonts w:ascii="Atkinson Hyperlegible" w:eastAsia="Atkinson Hyperlegible" w:hAnsi="Atkinson Hyperlegible" w:cs="Atkinson Hyperlegible"/>
                <w:color w:val="0000FF"/>
                <w:sz w:val="20"/>
                <w:szCs w:val="20"/>
                <w:highlight w:val="white"/>
              </w:rPr>
              <w:t>:</w:t>
            </w:r>
            <w:r w:rsidR="00F4141F">
              <w:rPr>
                <w:rFonts w:ascii="Atkinson Hyperlegible" w:eastAsia="Atkinson Hyperlegible" w:hAnsi="Atkinson Hyperlegible" w:cs="Atkinson Hyperlegible"/>
                <w:color w:val="0000FF"/>
                <w:sz w:val="20"/>
                <w:szCs w:val="20"/>
              </w:rPr>
              <w:t xml:space="preserve"> </w:t>
            </w:r>
            <w:r w:rsidR="008974DC">
              <w:rPr>
                <w:rFonts w:ascii="Atkinson Hyperlegible" w:eastAsia="Atkinson Hyperlegible" w:hAnsi="Atkinson Hyperlegible" w:cs="Atkinson Hyperlegible"/>
                <w:color w:val="0000FF"/>
                <w:sz w:val="20"/>
                <w:szCs w:val="20"/>
              </w:rPr>
              <w:t xml:space="preserve"> </w:t>
            </w:r>
            <w:r w:rsidR="008974DC" w:rsidRPr="008974DC">
              <w:rPr>
                <w:rFonts w:ascii="Atkinson Hyperlegible" w:eastAsia="Atkinson Hyperlegible" w:hAnsi="Atkinson Hyperlegible" w:cs="Atkinson Hyperlegible"/>
                <w:color w:val="0000FF"/>
                <w:sz w:val="20"/>
                <w:szCs w:val="20"/>
              </w:rPr>
              <w:t xml:space="preserve">Buddy </w:t>
            </w:r>
            <w:proofErr w:type="spellStart"/>
            <w:r w:rsidR="008974DC" w:rsidRPr="008974DC">
              <w:rPr>
                <w:rFonts w:ascii="Atkinson Hyperlegible" w:eastAsia="Atkinson Hyperlegible" w:hAnsi="Atkinson Hyperlegible" w:cs="Atkinson Hyperlegible"/>
                <w:color w:val="0000FF"/>
                <w:sz w:val="20"/>
                <w:szCs w:val="20"/>
              </w:rPr>
              <w:t>saya</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mahir</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menggunakan</w:t>
            </w:r>
            <w:proofErr w:type="spellEnd"/>
            <w:r w:rsidR="008974DC" w:rsidRPr="008974DC">
              <w:rPr>
                <w:rFonts w:ascii="Atkinson Hyperlegible" w:eastAsia="Atkinson Hyperlegible" w:hAnsi="Atkinson Hyperlegible" w:cs="Atkinson Hyperlegible"/>
                <w:color w:val="0000FF"/>
                <w:sz w:val="20"/>
                <w:szCs w:val="20"/>
              </w:rPr>
              <w:t xml:space="preserve"> excel. Saya </w:t>
            </w:r>
            <w:proofErr w:type="spellStart"/>
            <w:r w:rsidR="008974DC" w:rsidRPr="008974DC">
              <w:rPr>
                <w:rFonts w:ascii="Atkinson Hyperlegible" w:eastAsia="Atkinson Hyperlegible" w:hAnsi="Atkinson Hyperlegible" w:cs="Atkinson Hyperlegible"/>
                <w:color w:val="0000FF"/>
                <w:sz w:val="20"/>
                <w:szCs w:val="20"/>
              </w:rPr>
              <w:t>membuat</w:t>
            </w:r>
            <w:proofErr w:type="spellEnd"/>
            <w:r w:rsidR="008974DC" w:rsidRPr="008974DC">
              <w:rPr>
                <w:rFonts w:ascii="Atkinson Hyperlegible" w:eastAsia="Atkinson Hyperlegible" w:hAnsi="Atkinson Hyperlegible" w:cs="Atkinson Hyperlegible"/>
                <w:color w:val="0000FF"/>
                <w:sz w:val="20"/>
                <w:szCs w:val="20"/>
              </w:rPr>
              <w:t xml:space="preserve"> excel dan Buddy </w:t>
            </w:r>
            <w:proofErr w:type="spellStart"/>
            <w:r w:rsidR="008974DC" w:rsidRPr="008974DC">
              <w:rPr>
                <w:rFonts w:ascii="Atkinson Hyperlegible" w:eastAsia="Atkinson Hyperlegible" w:hAnsi="Atkinson Hyperlegible" w:cs="Atkinson Hyperlegible"/>
                <w:color w:val="0000FF"/>
                <w:sz w:val="20"/>
                <w:szCs w:val="20"/>
              </w:rPr>
              <w:t>menolong</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saya</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dengan</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meletakkan</w:t>
            </w:r>
            <w:proofErr w:type="spellEnd"/>
            <w:r w:rsidR="008974DC" w:rsidRPr="008974DC">
              <w:rPr>
                <w:rFonts w:ascii="Atkinson Hyperlegible" w:eastAsia="Atkinson Hyperlegible" w:hAnsi="Atkinson Hyperlegible" w:cs="Atkinson Hyperlegible"/>
                <w:color w:val="0000FF"/>
                <w:sz w:val="20"/>
                <w:szCs w:val="20"/>
              </w:rPr>
              <w:t xml:space="preserve"> element </w:t>
            </w:r>
            <w:proofErr w:type="spellStart"/>
            <w:r w:rsidR="008974DC" w:rsidRPr="008974DC">
              <w:rPr>
                <w:rFonts w:ascii="Atkinson Hyperlegible" w:eastAsia="Atkinson Hyperlegible" w:hAnsi="Atkinson Hyperlegible" w:cs="Atkinson Hyperlegible"/>
                <w:color w:val="0000FF"/>
                <w:sz w:val="20"/>
                <w:szCs w:val="20"/>
              </w:rPr>
              <w:t>warna</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untuk</w:t>
            </w:r>
            <w:proofErr w:type="spellEnd"/>
            <w:r w:rsidR="008974DC" w:rsidRPr="008974DC">
              <w:rPr>
                <w:rFonts w:ascii="Atkinson Hyperlegible" w:eastAsia="Atkinson Hyperlegible" w:hAnsi="Atkinson Hyperlegible" w:cs="Atkinson Hyperlegible"/>
                <w:color w:val="0000FF"/>
                <w:sz w:val="20"/>
                <w:szCs w:val="20"/>
              </w:rPr>
              <w:t xml:space="preserve"> /band yang </w:t>
            </w:r>
            <w:proofErr w:type="spellStart"/>
            <w:r w:rsidR="008974DC" w:rsidRPr="008974DC">
              <w:rPr>
                <w:rFonts w:ascii="Atkinson Hyperlegible" w:eastAsia="Atkinson Hyperlegible" w:hAnsi="Atkinson Hyperlegible" w:cs="Atkinson Hyperlegible"/>
                <w:color w:val="0000FF"/>
                <w:sz w:val="20"/>
                <w:szCs w:val="20"/>
              </w:rPr>
              <w:t>berlainan</w:t>
            </w:r>
            <w:proofErr w:type="spellEnd"/>
            <w:r w:rsidR="008974DC" w:rsidRPr="008974DC">
              <w:rPr>
                <w:rFonts w:ascii="Atkinson Hyperlegible" w:eastAsia="Atkinson Hyperlegible" w:hAnsi="Atkinson Hyperlegible" w:cs="Atkinson Hyperlegible"/>
                <w:color w:val="0000FF"/>
                <w:sz w:val="20"/>
                <w:szCs w:val="20"/>
              </w:rPr>
              <w:t xml:space="preserve">. Saat </w:t>
            </w:r>
            <w:proofErr w:type="spellStart"/>
            <w:r w:rsidR="008974DC" w:rsidRPr="008974DC">
              <w:rPr>
                <w:rFonts w:ascii="Atkinson Hyperlegible" w:eastAsia="Atkinson Hyperlegible" w:hAnsi="Atkinson Hyperlegible" w:cs="Atkinson Hyperlegible"/>
                <w:color w:val="0000FF"/>
                <w:sz w:val="20"/>
                <w:szCs w:val="20"/>
              </w:rPr>
              <w:t>pelajar</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masukkan</w:t>
            </w:r>
            <w:proofErr w:type="spellEnd"/>
            <w:r w:rsidR="008974DC" w:rsidRPr="008974DC">
              <w:rPr>
                <w:rFonts w:ascii="Atkinson Hyperlegible" w:eastAsia="Atkinson Hyperlegible" w:hAnsi="Atkinson Hyperlegible" w:cs="Atkinson Hyperlegible"/>
                <w:color w:val="0000FF"/>
                <w:sz w:val="20"/>
                <w:szCs w:val="20"/>
              </w:rPr>
              <w:t xml:space="preserve"> </w:t>
            </w:r>
            <w:proofErr w:type="spellStart"/>
            <w:r w:rsidR="008974DC" w:rsidRPr="008974DC">
              <w:rPr>
                <w:rFonts w:ascii="Atkinson Hyperlegible" w:eastAsia="Atkinson Hyperlegible" w:hAnsi="Atkinson Hyperlegible" w:cs="Atkinson Hyperlegible"/>
                <w:color w:val="0000FF"/>
                <w:sz w:val="20"/>
                <w:szCs w:val="20"/>
              </w:rPr>
              <w:t>markah</w:t>
            </w:r>
            <w:proofErr w:type="spellEnd"/>
            <w:r w:rsidR="008974DC" w:rsidRPr="008974DC">
              <w:rPr>
                <w:rFonts w:ascii="Atkinson Hyperlegible" w:eastAsia="Atkinson Hyperlegible" w:hAnsi="Atkinson Hyperlegible" w:cs="Atkinson Hyperlegible"/>
                <w:color w:val="0000FF"/>
                <w:sz w:val="20"/>
                <w:szCs w:val="20"/>
              </w:rPr>
              <w:t xml:space="preserve"> Content dan Language. Warna Band </w:t>
            </w:r>
            <w:proofErr w:type="spellStart"/>
            <w:r w:rsidR="008974DC" w:rsidRPr="008974DC">
              <w:rPr>
                <w:rFonts w:ascii="Atkinson Hyperlegible" w:eastAsia="Atkinson Hyperlegible" w:hAnsi="Atkinson Hyperlegible" w:cs="Atkinson Hyperlegible"/>
                <w:color w:val="0000FF"/>
                <w:sz w:val="20"/>
                <w:szCs w:val="20"/>
              </w:rPr>
              <w:t>wujud</w:t>
            </w:r>
            <w:proofErr w:type="spellEnd"/>
            <w:r w:rsidR="008974DC" w:rsidRPr="008974DC">
              <w:rPr>
                <w:rFonts w:ascii="Atkinson Hyperlegible" w:eastAsia="Atkinson Hyperlegible" w:hAnsi="Atkinson Hyperlegible" w:cs="Atkinson Hyperlegible"/>
                <w:color w:val="0000FF"/>
                <w:sz w:val="20"/>
                <w:szCs w:val="20"/>
              </w:rPr>
              <w:t xml:space="preserve">. </w:t>
            </w:r>
            <w:r w:rsidR="008974DC" w:rsidRPr="008974DC">
              <w:rPr>
                <w:rFonts w:ascii="Atkinson Hyperlegible" w:eastAsia="Atkinson Hyperlegible" w:hAnsi="Atkinson Hyperlegible" w:cs="Atkinson Hyperlegible"/>
                <w:color w:val="0000FF"/>
                <w:sz w:val="20"/>
                <w:szCs w:val="20"/>
                <w:lang w:val="fi-FI"/>
              </w:rPr>
              <w:t xml:space="preserve">Jadi saya boleh lihat prestasi pelajar bila mereka </w:t>
            </w:r>
            <w:r w:rsidR="008974DC" w:rsidRPr="008974DC">
              <w:rPr>
                <w:rFonts w:ascii="Atkinson Hyperlegible" w:eastAsia="Atkinson Hyperlegible" w:hAnsi="Atkinson Hyperlegible" w:cs="Atkinson Hyperlegible"/>
                <w:color w:val="0000FF"/>
                <w:sz w:val="20"/>
                <w:szCs w:val="20"/>
                <w:lang w:val="fi-FI"/>
              </w:rPr>
              <w:lastRenderedPageBreak/>
              <w:t>menulis esei dari minggu 1 hingga Minggu 16</w:t>
            </w:r>
          </w:p>
        </w:tc>
        <w:tc>
          <w:tcPr>
            <w:tcW w:w="4515" w:type="dxa"/>
            <w:tcMar>
              <w:top w:w="100" w:type="dxa"/>
              <w:left w:w="100" w:type="dxa"/>
              <w:bottom w:w="100" w:type="dxa"/>
              <w:right w:w="100" w:type="dxa"/>
            </w:tcMar>
          </w:tcPr>
          <w:p w14:paraId="4EF81E7A" w14:textId="77777777" w:rsidR="002609A7" w:rsidRPr="008974DC" w:rsidRDefault="002609A7">
            <w:pPr>
              <w:widowControl w:val="0"/>
              <w:spacing w:line="240" w:lineRule="auto"/>
              <w:rPr>
                <w:rFonts w:ascii="Montserrat" w:eastAsia="Montserrat" w:hAnsi="Montserrat" w:cs="Montserrat"/>
                <w:b/>
                <w:bCs/>
                <w:sz w:val="20"/>
                <w:szCs w:val="20"/>
                <w:lang w:val="fi-FI"/>
              </w:rPr>
            </w:pPr>
          </w:p>
          <w:p w14:paraId="1FB5FB33" w14:textId="77777777" w:rsidR="002609A7" w:rsidRPr="00BB7825"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BB7825">
              <w:rPr>
                <w:rFonts w:ascii="Atkinson Hyperlegible" w:eastAsia="Atkinson Hyperlegible" w:hAnsi="Atkinson Hyperlegible" w:cs="Atkinson Hyperlegible"/>
                <w:i/>
                <w:iCs/>
                <w:color w:val="666666"/>
                <w:highlight w:val="white"/>
                <w:lang w:val="fi-FI"/>
              </w:rPr>
              <w:t xml:space="preserve">2. Laksanakan sesi PLC. Hantar pautan laporan dan gambar PLC tersebut di bawah. </w:t>
            </w:r>
          </w:p>
          <w:p w14:paraId="237294F1" w14:textId="77777777" w:rsidR="002609A7" w:rsidRPr="00BB7825"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7DC8AAFA" w14:textId="77777777" w:rsidR="002609A7" w:rsidRPr="00BB7825"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16543953" w14:textId="77777777" w:rsidR="002609A7" w:rsidRPr="00BB7825"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3827EC69" w14:textId="77777777" w:rsidR="002609A7" w:rsidRPr="00BB7825" w:rsidRDefault="002609A7">
            <w:pPr>
              <w:widowControl w:val="0"/>
              <w:spacing w:line="240" w:lineRule="auto"/>
              <w:rPr>
                <w:rFonts w:ascii="Atkinson Hyperlegible" w:eastAsia="Atkinson Hyperlegible" w:hAnsi="Atkinson Hyperlegible" w:cs="Atkinson Hyperlegible"/>
                <w:i/>
                <w:iCs/>
                <w:color w:val="666666"/>
                <w:highlight w:val="white"/>
                <w:lang w:val="fi-FI"/>
              </w:rPr>
            </w:pPr>
          </w:p>
          <w:p w14:paraId="6EA54804" w14:textId="77777777" w:rsidR="002609A7" w:rsidRPr="00BB7825"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BB7825">
              <w:rPr>
                <w:rFonts w:ascii="Atkinson Hyperlegible" w:eastAsia="Atkinson Hyperlegible" w:hAnsi="Atkinson Hyperlegible" w:cs="Atkinson Hyperlegible"/>
                <w:i/>
                <w:iCs/>
                <w:color w:val="666666"/>
                <w:highlight w:val="white"/>
                <w:lang w:val="fi-FI"/>
              </w:rPr>
              <w:br/>
            </w:r>
          </w:p>
          <w:p w14:paraId="55C8B36B" w14:textId="611F4BB2" w:rsidR="002609A7" w:rsidRPr="00BB7825" w:rsidRDefault="00D34159">
            <w:pPr>
              <w:widowControl w:val="0"/>
              <w:spacing w:line="240" w:lineRule="auto"/>
              <w:rPr>
                <w:rFonts w:ascii="Atkinson Hyperlegible" w:eastAsia="Atkinson Hyperlegible" w:hAnsi="Atkinson Hyperlegible" w:cs="Atkinson Hyperlegible"/>
                <w:i/>
                <w:iCs/>
                <w:color w:val="666666"/>
                <w:highlight w:val="white"/>
                <w:lang w:val="fi-FI"/>
              </w:rPr>
            </w:pPr>
            <w:r w:rsidRPr="00BB7825">
              <w:rPr>
                <w:rFonts w:ascii="Atkinson Hyperlegible" w:eastAsia="Atkinson Hyperlegible" w:hAnsi="Atkinson Hyperlegible" w:cs="Atkinson Hyperlegible"/>
                <w:color w:val="0000FF"/>
                <w:highlight w:val="white"/>
                <w:lang w:val="fi-FI"/>
              </w:rPr>
              <w:t>Jawapan</w:t>
            </w:r>
            <w:r w:rsidRPr="00BB7825">
              <w:rPr>
                <w:rFonts w:ascii="Atkinson Hyperlegible" w:eastAsia="Atkinson Hyperlegible" w:hAnsi="Atkinson Hyperlegible" w:cs="Atkinson Hyperlegible"/>
                <w:color w:val="0000FF"/>
                <w:sz w:val="20"/>
                <w:szCs w:val="20"/>
                <w:highlight w:val="white"/>
                <w:lang w:val="fi-FI"/>
              </w:rPr>
              <w:t>:</w:t>
            </w:r>
            <w:r w:rsidR="00620077" w:rsidRPr="00BB7825">
              <w:rPr>
                <w:rFonts w:ascii="Atkinson Hyperlegible" w:eastAsia="Atkinson Hyperlegible" w:hAnsi="Atkinson Hyperlegible" w:cs="Atkinson Hyperlegible"/>
                <w:color w:val="0000FF"/>
                <w:sz w:val="20"/>
                <w:szCs w:val="20"/>
                <w:highlight w:val="white"/>
                <w:lang w:val="fi-FI"/>
              </w:rPr>
              <w:t xml:space="preserve"> https://docs.google.com/document/d/1XIkIlrxN7gq4scp4F12mnc8voM4GiTDF/edit?usp=sharing&amp;ouid=110879473927718506849&amp;rtpof=true&amp;sd=true</w:t>
            </w:r>
          </w:p>
        </w:tc>
      </w:tr>
    </w:tbl>
    <w:p w14:paraId="5385EA6D" w14:textId="77777777" w:rsidR="002609A7" w:rsidRPr="00BB7825" w:rsidRDefault="002609A7">
      <w:pPr>
        <w:rPr>
          <w:lang w:val="fi-FI"/>
        </w:rPr>
      </w:pPr>
    </w:p>
    <w:p w14:paraId="7362DB30" w14:textId="77777777" w:rsidR="002F684B" w:rsidRPr="00BB7825" w:rsidRDefault="002F684B">
      <w:pPr>
        <w:rPr>
          <w:lang w:val="fi-FI"/>
        </w:rPr>
      </w:pPr>
    </w:p>
    <w:p w14:paraId="7DA4AA6C" w14:textId="30563A3E" w:rsidR="002F684B" w:rsidRDefault="002F684B">
      <w:r>
        <w:t xml:space="preserve">Link for </w:t>
      </w:r>
      <w:r w:rsidR="009D1E7F">
        <w:t xml:space="preserve">TIL </w:t>
      </w:r>
      <w:r>
        <w:t>slide presentation</w:t>
      </w:r>
    </w:p>
    <w:p w14:paraId="674B0523" w14:textId="18F4E417" w:rsidR="002F684B" w:rsidRDefault="002F684B">
      <w:hyperlink r:id="rId21" w:history="1">
        <w:r w:rsidRPr="00150D6E">
          <w:rPr>
            <w:rStyle w:val="Hyperlink"/>
          </w:rPr>
          <w:t>https://drive.google.com/drive/folders/1JYsxFRZY94iKYZBIrot8gZ51jhm0xPlp?usp=sharing</w:t>
        </w:r>
      </w:hyperlink>
    </w:p>
    <w:p w14:paraId="0EDBD03D" w14:textId="0CC1BD43" w:rsidR="00BB7825" w:rsidRPr="00BB7825" w:rsidRDefault="00BB7825">
      <w:pPr>
        <w:rPr>
          <w:lang w:val="en-MY"/>
        </w:rPr>
      </w:pPr>
      <w:r w:rsidRPr="00BB7825">
        <w:rPr>
          <w:lang w:val="en-MY"/>
        </w:rPr>
        <w:t xml:space="preserve">Heidi TIL Presentation </w:t>
      </w:r>
      <w:hyperlink r:id="rId22" w:anchor="slide=id.g3607a92733c_0_285" w:history="1">
        <w:r w:rsidRPr="00E40D02">
          <w:rPr>
            <w:rStyle w:val="Hyperlink"/>
            <w:lang w:val="en-MY"/>
          </w:rPr>
          <w:t>https://docs.google.com/presentation/d/1nquhcKVYK6k1y63hRB92wa8n-u-L-b5V57Zaao19jVs/edit?slide=id.g3607a92733c_0_285#slide=id.g3607a92733c_0_285</w:t>
        </w:r>
      </w:hyperlink>
    </w:p>
    <w:p w14:paraId="3E403246" w14:textId="58D15B4F" w:rsidR="002F684B" w:rsidRDefault="00274E4B">
      <w:pPr>
        <w:rPr>
          <w:lang w:val="en-MY"/>
        </w:rPr>
      </w:pPr>
      <w:r>
        <w:rPr>
          <w:lang w:val="en-MY"/>
        </w:rPr>
        <w:t xml:space="preserve">PLC REPORT: </w:t>
      </w:r>
      <w:hyperlink r:id="rId23" w:history="1">
        <w:r w:rsidR="00222CEE" w:rsidRPr="002915F9">
          <w:rPr>
            <w:rStyle w:val="Hyperlink"/>
            <w:lang w:val="en-MY"/>
          </w:rPr>
          <w:t>https://docs.google.com/document/d/1m9KjtuLmMIllSF3WBxo7z1zprLrUsnSd/edit?usp=drive_link&amp;ouid=110879473927718506849&amp;rtpof=true&amp;sd=true</w:t>
        </w:r>
      </w:hyperlink>
    </w:p>
    <w:p w14:paraId="57259E62" w14:textId="55034D87" w:rsidR="00222CEE" w:rsidRDefault="00222CEE">
      <w:pPr>
        <w:rPr>
          <w:lang w:val="fi-FI"/>
        </w:rPr>
      </w:pPr>
      <w:r w:rsidRPr="00222CEE">
        <w:rPr>
          <w:lang w:val="fi-FI"/>
        </w:rPr>
        <w:t xml:space="preserve">KOLOKIUM: </w:t>
      </w:r>
      <w:hyperlink r:id="rId24" w:history="1">
        <w:r w:rsidRPr="002915F9">
          <w:rPr>
            <w:rStyle w:val="Hyperlink"/>
            <w:lang w:val="fi-FI"/>
          </w:rPr>
          <w:t>https://docs.google.com/document/d/1XIkIlrxN7gq4scp4F12mnc8voM4GiTDF/edit?usp=drive_link&amp;ouid=110879473927718506849&amp;rtpof=true&amp;sd=true</w:t>
        </w:r>
      </w:hyperlink>
    </w:p>
    <w:p w14:paraId="23248755" w14:textId="77777777" w:rsidR="00222CEE" w:rsidRPr="00222CEE" w:rsidRDefault="00222CEE">
      <w:pPr>
        <w:rPr>
          <w:lang w:val="fi-FI"/>
        </w:rPr>
      </w:pPr>
    </w:p>
    <w:p w14:paraId="290DBD9E" w14:textId="77777777" w:rsidR="00222CEE" w:rsidRPr="00222CEE" w:rsidRDefault="00222CEE">
      <w:pPr>
        <w:rPr>
          <w:lang w:val="fi-FI"/>
        </w:rPr>
      </w:pPr>
    </w:p>
    <w:p w14:paraId="07434650" w14:textId="77777777" w:rsidR="006F0816" w:rsidRDefault="00C84468">
      <w:r w:rsidRPr="00C84468">
        <w:rPr>
          <w:noProof/>
        </w:rPr>
        <w:lastRenderedPageBreak/>
        <w:drawing>
          <wp:inline distT="0" distB="0" distL="0" distR="0" wp14:anchorId="77A22FE0" wp14:editId="2413A94D">
            <wp:extent cx="6373114" cy="3639058"/>
            <wp:effectExtent l="0" t="0" r="0" b="0"/>
            <wp:docPr id="55450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4857" name=""/>
                    <pic:cNvPicPr/>
                  </pic:nvPicPr>
                  <pic:blipFill>
                    <a:blip r:embed="rId25"/>
                    <a:stretch>
                      <a:fillRect/>
                    </a:stretch>
                  </pic:blipFill>
                  <pic:spPr>
                    <a:xfrm>
                      <a:off x="0" y="0"/>
                      <a:ext cx="6373114" cy="3639058"/>
                    </a:xfrm>
                    <a:prstGeom prst="rect">
                      <a:avLst/>
                    </a:prstGeom>
                  </pic:spPr>
                </pic:pic>
              </a:graphicData>
            </a:graphic>
          </wp:inline>
        </w:drawing>
      </w:r>
    </w:p>
    <w:p w14:paraId="425D85E7" w14:textId="2E40CE9E" w:rsidR="00C84468" w:rsidRDefault="006F0816">
      <w:hyperlink r:id="rId26" w:history="1">
        <w:r w:rsidRPr="006F0816">
          <w:rPr>
            <w:rStyle w:val="Hyperlink"/>
          </w:rPr>
          <w:t xml:space="preserve">Talent In Leadership - </w:t>
        </w:r>
        <w:proofErr w:type="spellStart"/>
        <w:r w:rsidRPr="006F0816">
          <w:rPr>
            <w:rStyle w:val="Hyperlink"/>
          </w:rPr>
          <w:t>Edvolution</w:t>
        </w:r>
        <w:proofErr w:type="spellEnd"/>
        <w:r w:rsidRPr="006F0816">
          <w:rPr>
            <w:rStyle w:val="Hyperlink"/>
          </w:rPr>
          <w:t xml:space="preserve"> | Revolutionizing Education</w:t>
        </w:r>
      </w:hyperlink>
    </w:p>
    <w:p w14:paraId="36E7383A" w14:textId="77777777" w:rsidR="006F0816" w:rsidRDefault="006F0816"/>
    <w:sectPr w:rsidR="006F0816">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53FE48AA-7A99-4309-A77A-51CD28ACB8AA}"/>
    <w:embedBold r:id="rId2" w:fontKey="{DEA37234-EC46-4426-902B-A604123B8F0A}"/>
  </w:font>
  <w:font w:name="Atkinson Hyperlegible">
    <w:altName w:val="Calibri"/>
    <w:charset w:val="00"/>
    <w:family w:val="auto"/>
    <w:pitch w:val="default"/>
    <w:embedRegular r:id="rId3" w:fontKey="{817BAFB9-D28C-4D45-8232-45D8D816B3FF}"/>
    <w:embedBold r:id="rId4" w:fontKey="{246594C7-0B8C-4B30-93D1-3E45D939F617}"/>
    <w:embedItalic r:id="rId5" w:fontKey="{4966C128-C6AE-4E8B-A80C-FEA7A5CA8473}"/>
    <w:embedBoldItalic r:id="rId6" w:fontKey="{863EF0C8-D4A2-40BA-9A21-1D5DD63032C1}"/>
  </w:font>
  <w:font w:name="Calibri">
    <w:panose1 w:val="020F0502020204030204"/>
    <w:charset w:val="00"/>
    <w:family w:val="swiss"/>
    <w:pitch w:val="variable"/>
    <w:sig w:usb0="E4002EFF" w:usb1="C200247B" w:usb2="00000009" w:usb3="00000000" w:csb0="000001FF" w:csb1="00000000"/>
    <w:embedRegular r:id="rId7" w:fontKey="{B16C8205-7DC5-4421-8E51-1710E0AF0C06}"/>
  </w:font>
  <w:font w:name="Cambria">
    <w:panose1 w:val="02040503050406030204"/>
    <w:charset w:val="00"/>
    <w:family w:val="roman"/>
    <w:pitch w:val="variable"/>
    <w:sig w:usb0="E00006FF" w:usb1="420024FF" w:usb2="02000000" w:usb3="00000000" w:csb0="0000019F" w:csb1="00000000"/>
    <w:embedRegular r:id="rId8" w:fontKey="{4EC54290-E3B3-430E-A8BF-B41331FDD1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65C"/>
    <w:multiLevelType w:val="multilevel"/>
    <w:tmpl w:val="51CA1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577810"/>
    <w:multiLevelType w:val="multilevel"/>
    <w:tmpl w:val="9CF4A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9D5432"/>
    <w:multiLevelType w:val="multilevel"/>
    <w:tmpl w:val="8F121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F01365"/>
    <w:multiLevelType w:val="multilevel"/>
    <w:tmpl w:val="8E283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0431BA"/>
    <w:multiLevelType w:val="multilevel"/>
    <w:tmpl w:val="F01AAB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B67BC9"/>
    <w:multiLevelType w:val="multilevel"/>
    <w:tmpl w:val="5C940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111A14"/>
    <w:multiLevelType w:val="hybridMultilevel"/>
    <w:tmpl w:val="89B20B24"/>
    <w:lvl w:ilvl="0" w:tplc="5450069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42014D6"/>
    <w:multiLevelType w:val="multilevel"/>
    <w:tmpl w:val="398C2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9414A26"/>
    <w:multiLevelType w:val="multilevel"/>
    <w:tmpl w:val="BD18F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B779A1"/>
    <w:multiLevelType w:val="multilevel"/>
    <w:tmpl w:val="CE44C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1E15FC"/>
    <w:multiLevelType w:val="multilevel"/>
    <w:tmpl w:val="25D0E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4671A18"/>
    <w:multiLevelType w:val="multilevel"/>
    <w:tmpl w:val="5C940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5C330CD"/>
    <w:multiLevelType w:val="multilevel"/>
    <w:tmpl w:val="B0ECF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2E6B84"/>
    <w:multiLevelType w:val="multilevel"/>
    <w:tmpl w:val="C7D0E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DF17F32"/>
    <w:multiLevelType w:val="multilevel"/>
    <w:tmpl w:val="C9684F8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2C135A0"/>
    <w:multiLevelType w:val="multilevel"/>
    <w:tmpl w:val="F6E670D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6" w15:restartNumberingAfterBreak="0">
    <w:nsid w:val="49C424B4"/>
    <w:multiLevelType w:val="multilevel"/>
    <w:tmpl w:val="8242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14641"/>
    <w:multiLevelType w:val="multilevel"/>
    <w:tmpl w:val="F272C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3F6D3B"/>
    <w:multiLevelType w:val="multilevel"/>
    <w:tmpl w:val="81F88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2AA6526"/>
    <w:multiLevelType w:val="multilevel"/>
    <w:tmpl w:val="51CA1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5D13FC7"/>
    <w:multiLevelType w:val="multilevel"/>
    <w:tmpl w:val="C77A4C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7D47022"/>
    <w:multiLevelType w:val="multilevel"/>
    <w:tmpl w:val="1F428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ECE1375"/>
    <w:multiLevelType w:val="multilevel"/>
    <w:tmpl w:val="27289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F141B70"/>
    <w:multiLevelType w:val="multilevel"/>
    <w:tmpl w:val="B9769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33C0770"/>
    <w:multiLevelType w:val="multilevel"/>
    <w:tmpl w:val="053AC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8080F17"/>
    <w:multiLevelType w:val="multilevel"/>
    <w:tmpl w:val="3D6CA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AD63EB1"/>
    <w:multiLevelType w:val="multilevel"/>
    <w:tmpl w:val="7D468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B746E14"/>
    <w:multiLevelType w:val="multilevel"/>
    <w:tmpl w:val="A2CC0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3194649">
    <w:abstractNumId w:val="26"/>
  </w:num>
  <w:num w:numId="2" w16cid:durableId="1279488736">
    <w:abstractNumId w:val="21"/>
  </w:num>
  <w:num w:numId="3" w16cid:durableId="394161031">
    <w:abstractNumId w:val="13"/>
  </w:num>
  <w:num w:numId="4" w16cid:durableId="1172447303">
    <w:abstractNumId w:val="4"/>
  </w:num>
  <w:num w:numId="5" w16cid:durableId="815607421">
    <w:abstractNumId w:val="1"/>
  </w:num>
  <w:num w:numId="6" w16cid:durableId="1286959738">
    <w:abstractNumId w:val="12"/>
  </w:num>
  <w:num w:numId="7" w16cid:durableId="534974012">
    <w:abstractNumId w:val="19"/>
  </w:num>
  <w:num w:numId="8" w16cid:durableId="1848787355">
    <w:abstractNumId w:val="22"/>
  </w:num>
  <w:num w:numId="9" w16cid:durableId="1381905796">
    <w:abstractNumId w:val="7"/>
  </w:num>
  <w:num w:numId="10" w16cid:durableId="2049990488">
    <w:abstractNumId w:val="2"/>
  </w:num>
  <w:num w:numId="11" w16cid:durableId="1886796658">
    <w:abstractNumId w:val="9"/>
  </w:num>
  <w:num w:numId="12" w16cid:durableId="484706776">
    <w:abstractNumId w:val="27"/>
  </w:num>
  <w:num w:numId="13" w16cid:durableId="1463424261">
    <w:abstractNumId w:val="24"/>
  </w:num>
  <w:num w:numId="14" w16cid:durableId="1152411073">
    <w:abstractNumId w:val="3"/>
  </w:num>
  <w:num w:numId="15" w16cid:durableId="2041346906">
    <w:abstractNumId w:val="14"/>
  </w:num>
  <w:num w:numId="16" w16cid:durableId="1310406102">
    <w:abstractNumId w:val="17"/>
  </w:num>
  <w:num w:numId="17" w16cid:durableId="1701320401">
    <w:abstractNumId w:val="18"/>
  </w:num>
  <w:num w:numId="18" w16cid:durableId="1301610865">
    <w:abstractNumId w:val="8"/>
  </w:num>
  <w:num w:numId="19" w16cid:durableId="1525366389">
    <w:abstractNumId w:val="23"/>
  </w:num>
  <w:num w:numId="20" w16cid:durableId="2033725349">
    <w:abstractNumId w:val="20"/>
  </w:num>
  <w:num w:numId="21" w16cid:durableId="822741733">
    <w:abstractNumId w:val="10"/>
  </w:num>
  <w:num w:numId="22" w16cid:durableId="1990865659">
    <w:abstractNumId w:val="25"/>
  </w:num>
  <w:num w:numId="23" w16cid:durableId="710494575">
    <w:abstractNumId w:val="11"/>
  </w:num>
  <w:num w:numId="24" w16cid:durableId="2125347788">
    <w:abstractNumId w:val="16"/>
  </w:num>
  <w:num w:numId="25" w16cid:durableId="411464529">
    <w:abstractNumId w:val="6"/>
  </w:num>
  <w:num w:numId="26" w16cid:durableId="410547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8950056">
    <w:abstractNumId w:val="5"/>
  </w:num>
  <w:num w:numId="28" w16cid:durableId="189203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9A7"/>
    <w:rsid w:val="000060E9"/>
    <w:rsid w:val="00011A31"/>
    <w:rsid w:val="000172EB"/>
    <w:rsid w:val="00017EC0"/>
    <w:rsid w:val="00023D2E"/>
    <w:rsid w:val="0002799A"/>
    <w:rsid w:val="00074228"/>
    <w:rsid w:val="00080D4B"/>
    <w:rsid w:val="00084B15"/>
    <w:rsid w:val="00090BF5"/>
    <w:rsid w:val="000943BC"/>
    <w:rsid w:val="000C0565"/>
    <w:rsid w:val="000D3107"/>
    <w:rsid w:val="000E2D6C"/>
    <w:rsid w:val="000F595D"/>
    <w:rsid w:val="0010700D"/>
    <w:rsid w:val="00113D3F"/>
    <w:rsid w:val="0012523A"/>
    <w:rsid w:val="00142530"/>
    <w:rsid w:val="00152C0A"/>
    <w:rsid w:val="0015307A"/>
    <w:rsid w:val="00160C1F"/>
    <w:rsid w:val="0016406C"/>
    <w:rsid w:val="00181A1C"/>
    <w:rsid w:val="00183D31"/>
    <w:rsid w:val="00190378"/>
    <w:rsid w:val="001B40CA"/>
    <w:rsid w:val="001B7013"/>
    <w:rsid w:val="001C7F6D"/>
    <w:rsid w:val="001E2C8A"/>
    <w:rsid w:val="001E5FD9"/>
    <w:rsid w:val="00222CEE"/>
    <w:rsid w:val="00225DC9"/>
    <w:rsid w:val="0023244D"/>
    <w:rsid w:val="002354C0"/>
    <w:rsid w:val="00245AC7"/>
    <w:rsid w:val="00245FE7"/>
    <w:rsid w:val="00254FD1"/>
    <w:rsid w:val="002609A7"/>
    <w:rsid w:val="00261279"/>
    <w:rsid w:val="00274A47"/>
    <w:rsid w:val="00274E4B"/>
    <w:rsid w:val="00281A25"/>
    <w:rsid w:val="00292C53"/>
    <w:rsid w:val="002B437F"/>
    <w:rsid w:val="002B75FF"/>
    <w:rsid w:val="002F684B"/>
    <w:rsid w:val="00300F75"/>
    <w:rsid w:val="0031239A"/>
    <w:rsid w:val="00315637"/>
    <w:rsid w:val="003306AE"/>
    <w:rsid w:val="00334EB7"/>
    <w:rsid w:val="003500F9"/>
    <w:rsid w:val="00350F05"/>
    <w:rsid w:val="00366E18"/>
    <w:rsid w:val="00367D05"/>
    <w:rsid w:val="00372AE2"/>
    <w:rsid w:val="00373AB5"/>
    <w:rsid w:val="00387F81"/>
    <w:rsid w:val="00392E2C"/>
    <w:rsid w:val="003D4013"/>
    <w:rsid w:val="003F16F5"/>
    <w:rsid w:val="003F4C0F"/>
    <w:rsid w:val="003F51EB"/>
    <w:rsid w:val="0040570F"/>
    <w:rsid w:val="0041361F"/>
    <w:rsid w:val="004141A6"/>
    <w:rsid w:val="00430533"/>
    <w:rsid w:val="004340FF"/>
    <w:rsid w:val="00435B79"/>
    <w:rsid w:val="00466979"/>
    <w:rsid w:val="00466A1D"/>
    <w:rsid w:val="00480207"/>
    <w:rsid w:val="004835F7"/>
    <w:rsid w:val="004B0D51"/>
    <w:rsid w:val="004B2B0D"/>
    <w:rsid w:val="004B5D93"/>
    <w:rsid w:val="004C5562"/>
    <w:rsid w:val="004E422D"/>
    <w:rsid w:val="004F4C2A"/>
    <w:rsid w:val="004F6117"/>
    <w:rsid w:val="00511D32"/>
    <w:rsid w:val="00513089"/>
    <w:rsid w:val="00513392"/>
    <w:rsid w:val="00540A46"/>
    <w:rsid w:val="00543DFF"/>
    <w:rsid w:val="00571F51"/>
    <w:rsid w:val="005731C0"/>
    <w:rsid w:val="00575A5C"/>
    <w:rsid w:val="005A1A82"/>
    <w:rsid w:val="005A454D"/>
    <w:rsid w:val="005A523B"/>
    <w:rsid w:val="005B6922"/>
    <w:rsid w:val="005D548B"/>
    <w:rsid w:val="005E6784"/>
    <w:rsid w:val="005E6AA8"/>
    <w:rsid w:val="005F4A31"/>
    <w:rsid w:val="00610928"/>
    <w:rsid w:val="00614BEB"/>
    <w:rsid w:val="00620077"/>
    <w:rsid w:val="006343CE"/>
    <w:rsid w:val="00634E68"/>
    <w:rsid w:val="0063751E"/>
    <w:rsid w:val="00643799"/>
    <w:rsid w:val="00692821"/>
    <w:rsid w:val="00693B6D"/>
    <w:rsid w:val="006C3EA8"/>
    <w:rsid w:val="006C42CF"/>
    <w:rsid w:val="006C6BC6"/>
    <w:rsid w:val="006D0068"/>
    <w:rsid w:val="006F0816"/>
    <w:rsid w:val="007023D0"/>
    <w:rsid w:val="00710B7F"/>
    <w:rsid w:val="00715DB1"/>
    <w:rsid w:val="00716F6E"/>
    <w:rsid w:val="00742E67"/>
    <w:rsid w:val="00755138"/>
    <w:rsid w:val="007630E1"/>
    <w:rsid w:val="00787BF2"/>
    <w:rsid w:val="007A463E"/>
    <w:rsid w:val="007A5D3D"/>
    <w:rsid w:val="007D49F8"/>
    <w:rsid w:val="007E21A6"/>
    <w:rsid w:val="007E27CA"/>
    <w:rsid w:val="007F6E09"/>
    <w:rsid w:val="00801D27"/>
    <w:rsid w:val="008062DC"/>
    <w:rsid w:val="0081769F"/>
    <w:rsid w:val="00832B10"/>
    <w:rsid w:val="008372A8"/>
    <w:rsid w:val="00843EAC"/>
    <w:rsid w:val="00872E81"/>
    <w:rsid w:val="00875E4A"/>
    <w:rsid w:val="00892BB2"/>
    <w:rsid w:val="008974DC"/>
    <w:rsid w:val="008A4FCB"/>
    <w:rsid w:val="008B281A"/>
    <w:rsid w:val="008C6A71"/>
    <w:rsid w:val="008D7190"/>
    <w:rsid w:val="008E4DFB"/>
    <w:rsid w:val="008F1279"/>
    <w:rsid w:val="009612EC"/>
    <w:rsid w:val="00992CD7"/>
    <w:rsid w:val="009B7A5A"/>
    <w:rsid w:val="009C7F8D"/>
    <w:rsid w:val="009D1E7F"/>
    <w:rsid w:val="009D37BD"/>
    <w:rsid w:val="009F1437"/>
    <w:rsid w:val="009F2E85"/>
    <w:rsid w:val="00A1475D"/>
    <w:rsid w:val="00A34B76"/>
    <w:rsid w:val="00A35E16"/>
    <w:rsid w:val="00A3742A"/>
    <w:rsid w:val="00A42486"/>
    <w:rsid w:val="00A447FB"/>
    <w:rsid w:val="00A5681D"/>
    <w:rsid w:val="00A636D4"/>
    <w:rsid w:val="00A66344"/>
    <w:rsid w:val="00A7778B"/>
    <w:rsid w:val="00A80337"/>
    <w:rsid w:val="00A820C8"/>
    <w:rsid w:val="00A85D3D"/>
    <w:rsid w:val="00A85E8D"/>
    <w:rsid w:val="00AB0AC6"/>
    <w:rsid w:val="00AC0C57"/>
    <w:rsid w:val="00AD1B8A"/>
    <w:rsid w:val="00AE03CC"/>
    <w:rsid w:val="00AE1AB0"/>
    <w:rsid w:val="00AE312D"/>
    <w:rsid w:val="00AF08DB"/>
    <w:rsid w:val="00AF27F6"/>
    <w:rsid w:val="00AF3BC6"/>
    <w:rsid w:val="00B46498"/>
    <w:rsid w:val="00B511AC"/>
    <w:rsid w:val="00B56827"/>
    <w:rsid w:val="00B87D0D"/>
    <w:rsid w:val="00BB7825"/>
    <w:rsid w:val="00C13CEC"/>
    <w:rsid w:val="00C20E62"/>
    <w:rsid w:val="00C30DB5"/>
    <w:rsid w:val="00C31C96"/>
    <w:rsid w:val="00C33975"/>
    <w:rsid w:val="00C66393"/>
    <w:rsid w:val="00C774F5"/>
    <w:rsid w:val="00C800DA"/>
    <w:rsid w:val="00C84468"/>
    <w:rsid w:val="00C92C99"/>
    <w:rsid w:val="00CA0712"/>
    <w:rsid w:val="00CB4B02"/>
    <w:rsid w:val="00CC442E"/>
    <w:rsid w:val="00CE4844"/>
    <w:rsid w:val="00CF08DD"/>
    <w:rsid w:val="00CF5604"/>
    <w:rsid w:val="00D018FC"/>
    <w:rsid w:val="00D05E5D"/>
    <w:rsid w:val="00D07F19"/>
    <w:rsid w:val="00D10B02"/>
    <w:rsid w:val="00D13936"/>
    <w:rsid w:val="00D17BFC"/>
    <w:rsid w:val="00D2677D"/>
    <w:rsid w:val="00D32C5C"/>
    <w:rsid w:val="00D34159"/>
    <w:rsid w:val="00D447EA"/>
    <w:rsid w:val="00D45C32"/>
    <w:rsid w:val="00D76AB8"/>
    <w:rsid w:val="00D776F3"/>
    <w:rsid w:val="00D822C1"/>
    <w:rsid w:val="00D9200E"/>
    <w:rsid w:val="00D95B8D"/>
    <w:rsid w:val="00DA4598"/>
    <w:rsid w:val="00DB3813"/>
    <w:rsid w:val="00DC0759"/>
    <w:rsid w:val="00DD660C"/>
    <w:rsid w:val="00DE1D93"/>
    <w:rsid w:val="00DE617A"/>
    <w:rsid w:val="00DF0BC2"/>
    <w:rsid w:val="00DF0E05"/>
    <w:rsid w:val="00E023AB"/>
    <w:rsid w:val="00E02FE3"/>
    <w:rsid w:val="00E320A7"/>
    <w:rsid w:val="00E3633D"/>
    <w:rsid w:val="00E60ADE"/>
    <w:rsid w:val="00E71995"/>
    <w:rsid w:val="00E76262"/>
    <w:rsid w:val="00EA43D6"/>
    <w:rsid w:val="00ED58E3"/>
    <w:rsid w:val="00EE125E"/>
    <w:rsid w:val="00EE5FB5"/>
    <w:rsid w:val="00F15785"/>
    <w:rsid w:val="00F15C35"/>
    <w:rsid w:val="00F17458"/>
    <w:rsid w:val="00F250E6"/>
    <w:rsid w:val="00F272C0"/>
    <w:rsid w:val="00F4141F"/>
    <w:rsid w:val="00F42A61"/>
    <w:rsid w:val="00F44002"/>
    <w:rsid w:val="00F50CA4"/>
    <w:rsid w:val="00F56D45"/>
    <w:rsid w:val="00F6096B"/>
    <w:rsid w:val="00F6194B"/>
    <w:rsid w:val="00F67884"/>
    <w:rsid w:val="00F70DF7"/>
    <w:rsid w:val="00F801E2"/>
    <w:rsid w:val="00F82DF9"/>
    <w:rsid w:val="00F97125"/>
    <w:rsid w:val="00FA043A"/>
    <w:rsid w:val="00FA424D"/>
    <w:rsid w:val="00FA5AC3"/>
    <w:rsid w:val="00FC2697"/>
    <w:rsid w:val="00FE2027"/>
    <w:rsid w:val="00FE3D8E"/>
    <w:rsid w:val="00FE5B50"/>
    <w:rsid w:val="00FF1F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6E6B"/>
  <w15:docId w15:val="{367762BB-8422-4E1C-AA00-773CFA0E5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yperlink">
    <w:name w:val="Hyperlink"/>
    <w:basedOn w:val="DefaultParagraphFont"/>
    <w:uiPriority w:val="99"/>
    <w:unhideWhenUsed/>
    <w:rsid w:val="006C6BC6"/>
    <w:rPr>
      <w:color w:val="0000FF" w:themeColor="hyperlink"/>
      <w:u w:val="single"/>
    </w:rPr>
  </w:style>
  <w:style w:type="character" w:styleId="UnresolvedMention">
    <w:name w:val="Unresolved Mention"/>
    <w:basedOn w:val="DefaultParagraphFont"/>
    <w:uiPriority w:val="99"/>
    <w:semiHidden/>
    <w:unhideWhenUsed/>
    <w:rsid w:val="006C6BC6"/>
    <w:rPr>
      <w:color w:val="605E5C"/>
      <w:shd w:val="clear" w:color="auto" w:fill="E1DFDD"/>
    </w:rPr>
  </w:style>
  <w:style w:type="character" w:styleId="FollowedHyperlink">
    <w:name w:val="FollowedHyperlink"/>
    <w:basedOn w:val="DefaultParagraphFont"/>
    <w:uiPriority w:val="99"/>
    <w:semiHidden/>
    <w:unhideWhenUsed/>
    <w:rsid w:val="00225DC9"/>
    <w:rPr>
      <w:color w:val="800080" w:themeColor="followedHyperlink"/>
      <w:u w:val="single"/>
    </w:rPr>
  </w:style>
  <w:style w:type="paragraph" w:styleId="ListParagraph">
    <w:name w:val="List Paragraph"/>
    <w:basedOn w:val="Normal"/>
    <w:uiPriority w:val="34"/>
    <w:qFormat/>
    <w:rsid w:val="00FA5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saOW5NEFgMkUXTaKakFVTvGlPvxBY3tW/edit?usp=drive_link&amp;ouid=110879473927718506849&amp;rtpof=true&amp;sd=true" TargetMode="External"/><Relationship Id="rId13" Type="http://schemas.openxmlformats.org/officeDocument/2006/relationships/hyperlink" Target="https://docs.google.com/spreadsheets/d/1qzQSWnL9koP8VAZ7XAdckOHJXIfae3GG/edit?usp=sharing&amp;ouid=110879473927718506849&amp;rtpof=true&amp;sd=true" TargetMode="External"/><Relationship Id="rId18" Type="http://schemas.openxmlformats.org/officeDocument/2006/relationships/hyperlink" Target="https://docs.google.com/spreadsheets/d/1qzQSWnL9koP8VAZ7XAdckOHJXIfae3GG/edit?usp=sharing&amp;ouid=110879473927718506849&amp;rtpof=true&amp;sd=true" TargetMode="External"/><Relationship Id="rId26" Type="http://schemas.openxmlformats.org/officeDocument/2006/relationships/hyperlink" Target="https://myedvolution.com/programmes/talent-in-leadership/" TargetMode="External"/><Relationship Id="rId3" Type="http://schemas.openxmlformats.org/officeDocument/2006/relationships/settings" Target="settings.xml"/><Relationship Id="rId21" Type="http://schemas.openxmlformats.org/officeDocument/2006/relationships/hyperlink" Target="https://drive.google.com/drive/folders/1JYsxFRZY94iKYZBIrot8gZ51jhm0xPlp?usp=sharing" TargetMode="External"/><Relationship Id="rId7" Type="http://schemas.openxmlformats.org/officeDocument/2006/relationships/hyperlink" Target="https://docs.google.com/spreadsheets/d/16ntc05PXnGuYSY-cTZJQxNg3kws2UDQO/edit?usp=drive_link&amp;ouid=110879473927718506849&amp;rtpof=true&amp;sd=true" TargetMode="External"/><Relationship Id="rId12" Type="http://schemas.openxmlformats.org/officeDocument/2006/relationships/hyperlink" Target="https://docs.google.com/spreadsheets/d/1qzQSWnL9koP8VAZ7XAdckOHJXIfae3GG/edit?usp=sharing&amp;ouid=110879473927718506849&amp;rtpof=true&amp;sd=true" TargetMode="External"/><Relationship Id="rId17" Type="http://schemas.openxmlformats.org/officeDocument/2006/relationships/hyperlink" Target="https://docs.google.com/spreadsheets/d/1l8MqS1IZWBKUwrdTRI4XLy2sW4C9DRID/edit?usp=sharing&amp;ouid=110879473927718506849&amp;rtpof=true&amp;sd=true"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google.com/document/d/1e3Y1AR9euSkUjzWbjp--3lugqBBm82HI/edit?usp=sharing&amp;ouid=110879473927718506849&amp;rtpof=true&amp;sd=true" TargetMode="External"/><Relationship Id="rId20" Type="http://schemas.openxmlformats.org/officeDocument/2006/relationships/hyperlink" Target="https://docs.google.com/spreadsheets/d/1l8MqS1IZWBKUwrdTRI4XLy2sW4C9DRID/edit?usp=sharing&amp;ouid=110879473927718506849&amp;rtpof=true&amp;sd=true" TargetMode="External"/><Relationship Id="rId1" Type="http://schemas.openxmlformats.org/officeDocument/2006/relationships/numbering" Target="numbering.xml"/><Relationship Id="rId6" Type="http://schemas.openxmlformats.org/officeDocument/2006/relationships/hyperlink" Target="https://docs.google.com/spreadsheets/d/1oPgG0NJgAjjwaKwDWp0NhhNwnnSKJX7c/edit?usp=drive_link&amp;ouid=110879473927718506849&amp;rtpof=true&amp;sd=true" TargetMode="External"/><Relationship Id="rId11" Type="http://schemas.openxmlformats.org/officeDocument/2006/relationships/hyperlink" Target="https://docs.google.com/document/d/1_y0cjH-YYAaNmWOfNWMOB01h4WwIGOR5/edit?usp=drive_link&amp;ouid=110879473927718506849&amp;rtpof=true&amp;sd=true" TargetMode="External"/><Relationship Id="rId24" Type="http://schemas.openxmlformats.org/officeDocument/2006/relationships/hyperlink" Target="https://docs.google.com/document/d/1XIkIlrxN7gq4scp4F12mnc8voM4GiTDF/edit?usp=drive_link&amp;ouid=110879473927718506849&amp;rtpof=true&amp;sd=true" TargetMode="External"/><Relationship Id="rId5" Type="http://schemas.openxmlformats.org/officeDocument/2006/relationships/image" Target="media/image1.png"/><Relationship Id="rId15" Type="http://schemas.openxmlformats.org/officeDocument/2006/relationships/hyperlink" Target="https://docs.google.com/document/d/1zHu-OisIITgu5N19straSnbacAOcm93-/edit?usp=sharing&amp;ouid=110879473927718506849&amp;rtpof=true&amp;sd=true" TargetMode="External"/><Relationship Id="rId23" Type="http://schemas.openxmlformats.org/officeDocument/2006/relationships/hyperlink" Target="https://docs.google.com/document/d/1m9KjtuLmMIllSF3WBxo7z1zprLrUsnSd/edit?usp=drive_link&amp;ouid=110879473927718506849&amp;rtpof=true&amp;sd=true" TargetMode="External"/><Relationship Id="rId28" Type="http://schemas.openxmlformats.org/officeDocument/2006/relationships/theme" Target="theme/theme1.xml"/><Relationship Id="rId10" Type="http://schemas.openxmlformats.org/officeDocument/2006/relationships/hyperlink" Target="https://docs.google.com/document/d/1QqyVwTNgwU5O9IrH5No-FQbYWgsi7sAa/edit?usp=drive_link&amp;ouid=110879473927718506849&amp;rtpof=true&amp;sd=true" TargetMode="External"/><Relationship Id="rId19" Type="http://schemas.openxmlformats.org/officeDocument/2006/relationships/hyperlink" Target="https://docs.google.com/spreadsheets/d/1eN8eu3ddolEnN53e-wE4KmxBGhcD80Rq/edit?usp=sharing&amp;ouid=110879473927718506849&amp;rtpof=true&amp;sd=true" TargetMode="External"/><Relationship Id="rId4" Type="http://schemas.openxmlformats.org/officeDocument/2006/relationships/webSettings" Target="webSettings.xml"/><Relationship Id="rId9" Type="http://schemas.openxmlformats.org/officeDocument/2006/relationships/hyperlink" Target="https://docs.google.com/document/d/1qCoNcf1yfYlidypT5xnwLdNZSluCh-dS/edit?usp=drive_link&amp;ouid=110879473927718506849&amp;rtpof=true&amp;sd=true" TargetMode="External"/><Relationship Id="rId14" Type="http://schemas.openxmlformats.org/officeDocument/2006/relationships/hyperlink" Target="https://docs.google.com/spreadsheets/d/1eN8eu3ddolEnN53e-wE4KmxBGhcD80Rq/edit?usp=sharing&amp;ouid=110879473927718506849&amp;rtpof=true&amp;sd=true" TargetMode="External"/><Relationship Id="rId22" Type="http://schemas.openxmlformats.org/officeDocument/2006/relationships/hyperlink" Target="https://docs.google.com/presentation/d/1nquhcKVYK6k1y63hRB92wa8n-u-L-b5V57Zaao19jVs/edit?slide=id.g3607a92733c_0_285"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16</Pages>
  <Words>3171</Words>
  <Characters>18076</Characters>
  <Application>Microsoft Office Word</Application>
  <DocSecurity>0</DocSecurity>
  <Lines>150</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 Kin Wei</cp:lastModifiedBy>
  <cp:revision>46</cp:revision>
  <dcterms:created xsi:type="dcterms:W3CDTF">2026-04-21T02:05:00Z</dcterms:created>
  <dcterms:modified xsi:type="dcterms:W3CDTF">2026-08-04T07:02:00Z</dcterms:modified>
</cp:coreProperties>
</file>